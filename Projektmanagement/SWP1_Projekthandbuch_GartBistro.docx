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11DCB87" w14:textId="269115FD" w:rsidR="002D793E" w:rsidRDefault="002D793E">
      <w:pPr>
        <w:jc w:val="right"/>
        <w:rPr>
          <w:rFonts w:ascii="Tahoma" w:hAnsi="Tahoma" w:cs="Tahoma"/>
          <w:sz w:val="44"/>
        </w:rPr>
      </w:pPr>
      <w:bookmarkStart w:id="0" w:name="_GoBack"/>
      <w:bookmarkEnd w:id="0"/>
    </w:p>
    <w:p w14:paraId="7F15E39D" w14:textId="77777777" w:rsidR="002D793E" w:rsidRDefault="002D793E">
      <w:pPr>
        <w:jc w:val="left"/>
        <w:rPr>
          <w:rFonts w:ascii="Tahoma" w:hAnsi="Tahoma" w:cs="Tahoma"/>
          <w:sz w:val="44"/>
        </w:rPr>
      </w:pPr>
    </w:p>
    <w:p w14:paraId="05C9FB9E" w14:textId="77777777" w:rsidR="002D793E" w:rsidRDefault="002D793E">
      <w:pPr>
        <w:jc w:val="left"/>
        <w:rPr>
          <w:rFonts w:ascii="Tahoma" w:hAnsi="Tahoma" w:cs="Tahoma"/>
          <w:sz w:val="44"/>
        </w:rPr>
      </w:pPr>
    </w:p>
    <w:p w14:paraId="30C6A05C" w14:textId="77777777" w:rsidR="002D793E" w:rsidRDefault="002D793E">
      <w:pPr>
        <w:jc w:val="left"/>
        <w:rPr>
          <w:rFonts w:ascii="Tahoma" w:hAnsi="Tahoma" w:cs="Tahoma"/>
          <w:sz w:val="44"/>
        </w:rPr>
      </w:pPr>
    </w:p>
    <w:p w14:paraId="4F02B998" w14:textId="77777777" w:rsidR="002D793E" w:rsidRDefault="002D793E">
      <w:pPr>
        <w:jc w:val="left"/>
        <w:rPr>
          <w:rFonts w:ascii="Tahoma" w:hAnsi="Tahoma" w:cs="Tahoma"/>
          <w:sz w:val="44"/>
        </w:rPr>
      </w:pPr>
    </w:p>
    <w:p w14:paraId="3696E3B2" w14:textId="77777777" w:rsidR="002D793E" w:rsidRDefault="002D793E">
      <w:pPr>
        <w:jc w:val="center"/>
        <w:rPr>
          <w:rFonts w:ascii="Tahoma" w:hAnsi="Tahoma" w:cs="Tahoma"/>
          <w:b/>
          <w:sz w:val="144"/>
          <w:szCs w:val="144"/>
        </w:rPr>
      </w:pPr>
    </w:p>
    <w:p w14:paraId="48C8E74B" w14:textId="77777777" w:rsidR="00337407" w:rsidRDefault="244DA0CA" w:rsidP="244DA0CA">
      <w:pPr>
        <w:jc w:val="center"/>
        <w:rPr>
          <w:rFonts w:ascii="Tahoma" w:hAnsi="Tahoma" w:cs="Tahoma"/>
          <w:b/>
          <w:bCs/>
          <w:sz w:val="144"/>
          <w:szCs w:val="144"/>
        </w:rPr>
      </w:pPr>
      <w:r w:rsidRPr="244DA0CA">
        <w:rPr>
          <w:rFonts w:ascii="Tahoma" w:hAnsi="Tahoma" w:cs="Tahoma"/>
          <w:b/>
          <w:bCs/>
          <w:sz w:val="144"/>
          <w:szCs w:val="144"/>
        </w:rPr>
        <w:t xml:space="preserve">Projekt </w:t>
      </w:r>
    </w:p>
    <w:p w14:paraId="38F926CC" w14:textId="6F55C73A" w:rsidR="002D793E" w:rsidRDefault="244DA0CA" w:rsidP="244DA0CA">
      <w:pPr>
        <w:jc w:val="center"/>
        <w:rPr>
          <w:rFonts w:ascii="Tahoma" w:hAnsi="Tahoma" w:cs="Tahoma"/>
          <w:b/>
          <w:bCs/>
          <w:sz w:val="144"/>
          <w:szCs w:val="144"/>
        </w:rPr>
      </w:pPr>
      <w:r w:rsidRPr="244DA0CA">
        <w:rPr>
          <w:rFonts w:ascii="Tahoma" w:hAnsi="Tahoma" w:cs="Tahoma"/>
          <w:b/>
          <w:bCs/>
          <w:sz w:val="144"/>
          <w:szCs w:val="144"/>
        </w:rPr>
        <w:t>Gart Bistro</w:t>
      </w:r>
    </w:p>
    <w:p w14:paraId="14083135" w14:textId="37D9ACA6" w:rsidR="003975D1" w:rsidRPr="00EF6529" w:rsidRDefault="244DA0CA" w:rsidP="00EF6529">
      <w:pPr>
        <w:pStyle w:val="RGV-berschrift"/>
      </w:pPr>
      <w:r>
        <w:t>Inhaltsverzeichnis</w:t>
      </w:r>
      <w:r w:rsidR="00AC62F9">
        <w:rPr>
          <w:szCs w:val="28"/>
        </w:rPr>
        <w:fldChar w:fldCharType="begin"/>
      </w:r>
      <w:r w:rsidR="00AC62F9">
        <w:instrText xml:space="preserve"> TOC \f \o "1-9" \h</w:instrText>
      </w:r>
      <w:r w:rsidR="00AC62F9">
        <w:rPr>
          <w:szCs w:val="28"/>
        </w:rPr>
        <w:fldChar w:fldCharType="separate"/>
      </w:r>
    </w:p>
    <w:p w14:paraId="1954873D" w14:textId="53C9A74A" w:rsidR="003975D1" w:rsidRPr="004A59D2" w:rsidRDefault="00034B57" w:rsidP="67C84CCE">
      <w:pPr>
        <w:pStyle w:val="Verzeichnis2"/>
        <w:rPr>
          <w:rFonts w:ascii="Calibri" w:hAnsi="Calibri" w:cs="Times New Roman"/>
          <w:noProof/>
          <w:sz w:val="22"/>
          <w:szCs w:val="22"/>
        </w:rPr>
      </w:pPr>
      <w:hyperlink w:anchor="_Toc484178422" w:history="1">
        <w:r w:rsidR="003975D1" w:rsidRPr="00C80D97">
          <w:rPr>
            <w:rStyle w:val="Hyperlink"/>
            <w:rFonts w:ascii="Tahoma" w:hAnsi="Tahoma" w:cs="Tahoma"/>
            <w:noProof/>
          </w:rPr>
          <w:t>Kurzbeschreibung des Projekts</w:t>
        </w:r>
        <w:r w:rsidR="003975D1">
          <w:rPr>
            <w:noProof/>
          </w:rPr>
          <w:tab/>
        </w:r>
        <w:r w:rsidR="003975D1">
          <w:rPr>
            <w:noProof/>
          </w:rPr>
          <w:fldChar w:fldCharType="begin"/>
        </w:r>
        <w:r w:rsidR="003975D1">
          <w:rPr>
            <w:noProof/>
          </w:rPr>
          <w:instrText xml:space="preserve"> PAGEREF _Toc484178422 \h </w:instrText>
        </w:r>
        <w:r w:rsidR="003975D1">
          <w:rPr>
            <w:noProof/>
          </w:rPr>
        </w:r>
        <w:r w:rsidR="003975D1">
          <w:rPr>
            <w:noProof/>
          </w:rPr>
          <w:fldChar w:fldCharType="separate"/>
        </w:r>
        <w:r w:rsidR="003975D1">
          <w:rPr>
            <w:noProof/>
          </w:rPr>
          <w:t>2</w:t>
        </w:r>
        <w:r w:rsidR="003975D1">
          <w:rPr>
            <w:noProof/>
          </w:rPr>
          <w:fldChar w:fldCharType="end"/>
        </w:r>
      </w:hyperlink>
    </w:p>
    <w:p w14:paraId="5AD4DF7D" w14:textId="02B2FAE0" w:rsidR="003975D1" w:rsidRPr="004A59D2" w:rsidRDefault="00034B57" w:rsidP="67C84CCE">
      <w:pPr>
        <w:pStyle w:val="Verzeichnis3"/>
        <w:tabs>
          <w:tab w:val="right" w:leader="dot" w:pos="9911"/>
        </w:tabs>
        <w:rPr>
          <w:rFonts w:ascii="Calibri" w:hAnsi="Calibri"/>
          <w:noProof/>
          <w:sz w:val="22"/>
          <w:szCs w:val="22"/>
        </w:rPr>
      </w:pPr>
      <w:hyperlink w:anchor="_Toc484178423" w:history="1">
        <w:r w:rsidR="003975D1" w:rsidRPr="00C80D97">
          <w:rPr>
            <w:rStyle w:val="Hyperlink"/>
            <w:noProof/>
          </w:rPr>
          <w:t>Beschreibung des „Big Picture“</w:t>
        </w:r>
        <w:r w:rsidR="003975D1">
          <w:rPr>
            <w:noProof/>
          </w:rPr>
          <w:tab/>
        </w:r>
        <w:r w:rsidR="003975D1">
          <w:rPr>
            <w:noProof/>
          </w:rPr>
          <w:fldChar w:fldCharType="begin"/>
        </w:r>
        <w:r w:rsidR="003975D1">
          <w:rPr>
            <w:noProof/>
          </w:rPr>
          <w:instrText xml:space="preserve"> PAGEREF _Toc484178423 \h </w:instrText>
        </w:r>
        <w:r w:rsidR="003975D1">
          <w:rPr>
            <w:noProof/>
          </w:rPr>
        </w:r>
        <w:r w:rsidR="003975D1">
          <w:rPr>
            <w:noProof/>
          </w:rPr>
          <w:fldChar w:fldCharType="separate"/>
        </w:r>
        <w:r w:rsidR="003975D1">
          <w:rPr>
            <w:noProof/>
          </w:rPr>
          <w:t>2</w:t>
        </w:r>
        <w:r w:rsidR="003975D1">
          <w:rPr>
            <w:noProof/>
          </w:rPr>
          <w:fldChar w:fldCharType="end"/>
        </w:r>
      </w:hyperlink>
    </w:p>
    <w:p w14:paraId="338E9E52" w14:textId="05927211" w:rsidR="003975D1" w:rsidRPr="004A59D2" w:rsidRDefault="00034B57" w:rsidP="67C84CCE">
      <w:pPr>
        <w:pStyle w:val="Verzeichnis2"/>
        <w:rPr>
          <w:rFonts w:ascii="Calibri" w:hAnsi="Calibri" w:cs="Times New Roman"/>
          <w:noProof/>
          <w:sz w:val="22"/>
          <w:szCs w:val="22"/>
        </w:rPr>
      </w:pPr>
      <w:hyperlink w:anchor="_Toc484178424" w:history="1">
        <w:r w:rsidR="003975D1" w:rsidRPr="00C80D97">
          <w:rPr>
            <w:rStyle w:val="Hyperlink"/>
            <w:noProof/>
          </w:rPr>
          <w:t>Technische Beschreibung</w:t>
        </w:r>
        <w:r w:rsidR="003975D1">
          <w:rPr>
            <w:noProof/>
          </w:rPr>
          <w:tab/>
        </w:r>
        <w:r w:rsidR="003975D1">
          <w:rPr>
            <w:noProof/>
          </w:rPr>
          <w:fldChar w:fldCharType="begin"/>
        </w:r>
        <w:r w:rsidR="003975D1">
          <w:rPr>
            <w:noProof/>
          </w:rPr>
          <w:instrText xml:space="preserve"> PAGEREF _Toc484178424 \h </w:instrText>
        </w:r>
        <w:r w:rsidR="003975D1">
          <w:rPr>
            <w:noProof/>
          </w:rPr>
        </w:r>
        <w:r w:rsidR="003975D1">
          <w:rPr>
            <w:noProof/>
          </w:rPr>
          <w:fldChar w:fldCharType="separate"/>
        </w:r>
        <w:r w:rsidR="003975D1">
          <w:rPr>
            <w:noProof/>
          </w:rPr>
          <w:t>3</w:t>
        </w:r>
        <w:r w:rsidR="003975D1">
          <w:rPr>
            <w:noProof/>
          </w:rPr>
          <w:fldChar w:fldCharType="end"/>
        </w:r>
      </w:hyperlink>
    </w:p>
    <w:p w14:paraId="015C7673" w14:textId="5B29501F" w:rsidR="003975D1" w:rsidRPr="004A59D2" w:rsidRDefault="00034B57" w:rsidP="67C84CCE">
      <w:pPr>
        <w:pStyle w:val="Verzeichnis3"/>
        <w:tabs>
          <w:tab w:val="right" w:leader="dot" w:pos="9911"/>
        </w:tabs>
        <w:rPr>
          <w:rFonts w:ascii="Calibri" w:hAnsi="Calibri"/>
          <w:noProof/>
          <w:sz w:val="22"/>
          <w:szCs w:val="22"/>
        </w:rPr>
      </w:pPr>
      <w:hyperlink w:anchor="_Toc484178425" w:history="1">
        <w:r w:rsidR="003975D1" w:rsidRPr="00C80D97">
          <w:rPr>
            <w:rStyle w:val="Hyperlink"/>
            <w:noProof/>
          </w:rPr>
          <w:t>Frontend</w:t>
        </w:r>
        <w:r w:rsidR="003975D1">
          <w:rPr>
            <w:noProof/>
          </w:rPr>
          <w:tab/>
        </w:r>
        <w:r w:rsidR="003975D1">
          <w:rPr>
            <w:noProof/>
          </w:rPr>
          <w:fldChar w:fldCharType="begin"/>
        </w:r>
        <w:r w:rsidR="003975D1">
          <w:rPr>
            <w:noProof/>
          </w:rPr>
          <w:instrText xml:space="preserve"> PAGEREF _Toc484178425 \h </w:instrText>
        </w:r>
        <w:r w:rsidR="003975D1">
          <w:rPr>
            <w:noProof/>
          </w:rPr>
        </w:r>
        <w:r w:rsidR="003975D1">
          <w:rPr>
            <w:noProof/>
          </w:rPr>
          <w:fldChar w:fldCharType="separate"/>
        </w:r>
        <w:r w:rsidR="003975D1">
          <w:rPr>
            <w:noProof/>
          </w:rPr>
          <w:t>3</w:t>
        </w:r>
        <w:r w:rsidR="003975D1">
          <w:rPr>
            <w:noProof/>
          </w:rPr>
          <w:fldChar w:fldCharType="end"/>
        </w:r>
      </w:hyperlink>
    </w:p>
    <w:p w14:paraId="5338D844" w14:textId="003012F5" w:rsidR="003975D1" w:rsidRPr="004A59D2" w:rsidRDefault="00034B57" w:rsidP="67C84CCE">
      <w:pPr>
        <w:pStyle w:val="Verzeichnis4"/>
        <w:tabs>
          <w:tab w:val="right" w:leader="dot" w:pos="9911"/>
        </w:tabs>
        <w:rPr>
          <w:rFonts w:ascii="Calibri" w:hAnsi="Calibri"/>
          <w:noProof/>
          <w:sz w:val="22"/>
          <w:szCs w:val="22"/>
        </w:rPr>
      </w:pPr>
      <w:hyperlink w:anchor="_Toc484178426" w:history="1">
        <w:r w:rsidR="003975D1" w:rsidRPr="00C80D97">
          <w:rPr>
            <w:rStyle w:val="Hyperlink"/>
            <w:noProof/>
          </w:rPr>
          <w:t>Mockup und Skizzen</w:t>
        </w:r>
        <w:r w:rsidR="003975D1">
          <w:rPr>
            <w:noProof/>
          </w:rPr>
          <w:tab/>
        </w:r>
        <w:r w:rsidR="003975D1">
          <w:rPr>
            <w:noProof/>
          </w:rPr>
          <w:fldChar w:fldCharType="begin"/>
        </w:r>
        <w:r w:rsidR="003975D1">
          <w:rPr>
            <w:noProof/>
          </w:rPr>
          <w:instrText xml:space="preserve"> PAGEREF _Toc484178426 \h </w:instrText>
        </w:r>
        <w:r w:rsidR="003975D1">
          <w:rPr>
            <w:noProof/>
          </w:rPr>
        </w:r>
        <w:r w:rsidR="003975D1">
          <w:rPr>
            <w:noProof/>
          </w:rPr>
          <w:fldChar w:fldCharType="separate"/>
        </w:r>
        <w:r w:rsidR="003975D1">
          <w:rPr>
            <w:noProof/>
          </w:rPr>
          <w:t>3</w:t>
        </w:r>
        <w:r w:rsidR="003975D1">
          <w:rPr>
            <w:noProof/>
          </w:rPr>
          <w:fldChar w:fldCharType="end"/>
        </w:r>
      </w:hyperlink>
    </w:p>
    <w:p w14:paraId="46CD9546" w14:textId="6C38817C" w:rsidR="003975D1" w:rsidRPr="004A59D2" w:rsidRDefault="00034B57" w:rsidP="67C84CCE">
      <w:pPr>
        <w:pStyle w:val="Verzeichnis4"/>
        <w:tabs>
          <w:tab w:val="right" w:leader="dot" w:pos="9911"/>
        </w:tabs>
        <w:rPr>
          <w:rFonts w:ascii="Calibri" w:hAnsi="Calibri"/>
          <w:noProof/>
          <w:sz w:val="22"/>
          <w:szCs w:val="22"/>
        </w:rPr>
      </w:pPr>
      <w:hyperlink w:anchor="_Toc484178427" w:history="1">
        <w:r w:rsidR="003975D1" w:rsidRPr="00C80D97">
          <w:rPr>
            <w:rStyle w:val="Hyperlink"/>
            <w:noProof/>
          </w:rPr>
          <w:t>GUI Frameworks</w:t>
        </w:r>
        <w:r w:rsidR="003975D1">
          <w:rPr>
            <w:noProof/>
          </w:rPr>
          <w:tab/>
        </w:r>
        <w:r w:rsidR="003975D1">
          <w:rPr>
            <w:noProof/>
          </w:rPr>
          <w:fldChar w:fldCharType="begin"/>
        </w:r>
        <w:r w:rsidR="003975D1">
          <w:rPr>
            <w:noProof/>
          </w:rPr>
          <w:instrText xml:space="preserve"> PAGEREF _Toc484178427 \h </w:instrText>
        </w:r>
        <w:r w:rsidR="003975D1">
          <w:rPr>
            <w:noProof/>
          </w:rPr>
        </w:r>
        <w:r w:rsidR="003975D1">
          <w:rPr>
            <w:noProof/>
          </w:rPr>
          <w:fldChar w:fldCharType="separate"/>
        </w:r>
        <w:r w:rsidR="003975D1">
          <w:rPr>
            <w:noProof/>
          </w:rPr>
          <w:t>3</w:t>
        </w:r>
        <w:r w:rsidR="003975D1">
          <w:rPr>
            <w:noProof/>
          </w:rPr>
          <w:fldChar w:fldCharType="end"/>
        </w:r>
      </w:hyperlink>
    </w:p>
    <w:p w14:paraId="5903FA8D" w14:textId="4AA42128" w:rsidR="00EF6529" w:rsidRDefault="00EF6529" w:rsidP="00EF6529">
      <w:pPr>
        <w:pStyle w:val="Verzeichnis4"/>
        <w:tabs>
          <w:tab w:val="right" w:leader="dot" w:pos="9911"/>
        </w:tabs>
        <w:ind w:left="0"/>
      </w:pPr>
      <w:r>
        <w:t>Backend</w:t>
      </w:r>
      <w:r w:rsidRPr="00EF6529">
        <w:tab/>
      </w:r>
      <w:r>
        <w:t>4</w:t>
      </w:r>
    </w:p>
    <w:p w14:paraId="75C0DFE3" w14:textId="0446429E" w:rsidR="003975D1" w:rsidRPr="004A59D2" w:rsidRDefault="00034B57" w:rsidP="67C84CCE">
      <w:pPr>
        <w:pStyle w:val="Verzeichnis4"/>
        <w:tabs>
          <w:tab w:val="right" w:leader="dot" w:pos="9911"/>
        </w:tabs>
        <w:rPr>
          <w:rFonts w:ascii="Calibri" w:hAnsi="Calibri"/>
          <w:noProof/>
          <w:sz w:val="22"/>
          <w:szCs w:val="22"/>
        </w:rPr>
      </w:pPr>
      <w:hyperlink w:anchor="_Toc484178429" w:history="1">
        <w:r w:rsidR="00EF6529">
          <w:rPr>
            <w:rStyle w:val="Hyperlink"/>
            <w:noProof/>
          </w:rPr>
          <w:t>Modelliereungen</w:t>
        </w:r>
      </w:hyperlink>
      <w:r w:rsidR="00EF6529" w:rsidRPr="00EF6529">
        <w:tab/>
      </w:r>
      <w:r w:rsidR="00EF6529">
        <w:rPr>
          <w:noProof/>
        </w:rPr>
        <w:t>4</w:t>
      </w:r>
    </w:p>
    <w:p w14:paraId="0359FC48" w14:textId="5432F9ED" w:rsidR="003975D1" w:rsidRPr="004A59D2" w:rsidRDefault="00034B57" w:rsidP="67C84CCE">
      <w:pPr>
        <w:pStyle w:val="Verzeichnis4"/>
        <w:tabs>
          <w:tab w:val="right" w:leader="dot" w:pos="9911"/>
        </w:tabs>
        <w:rPr>
          <w:rFonts w:ascii="Calibri" w:hAnsi="Calibri"/>
          <w:noProof/>
          <w:sz w:val="22"/>
          <w:szCs w:val="22"/>
        </w:rPr>
      </w:pPr>
      <w:hyperlink w:anchor="_Toc484178430" w:history="1">
        <w:r w:rsidR="008A1C17">
          <w:rPr>
            <w:rStyle w:val="Hyperlink"/>
            <w:noProof/>
          </w:rPr>
          <w:t>Verwendete</w:t>
        </w:r>
      </w:hyperlink>
      <w:r w:rsidR="008A1C17">
        <w:rPr>
          <w:noProof/>
        </w:rPr>
        <w:t xml:space="preserve"> Frameworks</w:t>
      </w:r>
      <w:r w:rsidR="008A1C17" w:rsidRPr="00EF6529">
        <w:tab/>
      </w:r>
      <w:r w:rsidR="008A1C17">
        <w:t>5</w:t>
      </w:r>
    </w:p>
    <w:p w14:paraId="2E301087" w14:textId="7789B5B2" w:rsidR="003975D1" w:rsidRPr="004A59D2" w:rsidRDefault="00034B57" w:rsidP="67C84CCE">
      <w:pPr>
        <w:pStyle w:val="Verzeichnis2"/>
        <w:rPr>
          <w:rFonts w:ascii="Calibri" w:hAnsi="Calibri" w:cs="Times New Roman"/>
          <w:noProof/>
          <w:sz w:val="22"/>
          <w:szCs w:val="22"/>
        </w:rPr>
      </w:pPr>
      <w:hyperlink w:anchor="_Toc484178431" w:history="1">
        <w:r w:rsidR="004215E6">
          <w:rPr>
            <w:rStyle w:val="Hyperlink"/>
            <w:rFonts w:ascii="Tahoma" w:hAnsi="Tahoma" w:cs="Tahoma"/>
            <w:noProof/>
          </w:rPr>
          <w:t>Projektzieleplan</w:t>
        </w:r>
      </w:hyperlink>
      <w:r w:rsidR="004215E6" w:rsidRPr="00EF6529">
        <w:tab/>
      </w:r>
      <w:r w:rsidR="004215E6">
        <w:t>6</w:t>
      </w:r>
    </w:p>
    <w:p w14:paraId="04F6D1A1" w14:textId="49082D3B" w:rsidR="003975D1" w:rsidRPr="004A59D2" w:rsidRDefault="004215E6" w:rsidP="67C84CCE">
      <w:pPr>
        <w:pStyle w:val="Verzeichnis2"/>
        <w:rPr>
          <w:rFonts w:ascii="Calibri" w:hAnsi="Calibri" w:cs="Times New Roman"/>
          <w:noProof/>
          <w:sz w:val="22"/>
          <w:szCs w:val="22"/>
        </w:rPr>
      </w:pPr>
      <w:r>
        <w:t>Projektorganigramm</w:t>
      </w:r>
      <w:r w:rsidRPr="00EF6529">
        <w:tab/>
      </w:r>
      <w:r w:rsidR="00E24DA0">
        <w:t>8</w:t>
      </w:r>
    </w:p>
    <w:p w14:paraId="0BD4C503" w14:textId="0933DE4B" w:rsidR="003975D1" w:rsidRPr="004A59D2" w:rsidRDefault="00E24DA0" w:rsidP="67C84CCE">
      <w:pPr>
        <w:pStyle w:val="Verzeichnis2"/>
        <w:rPr>
          <w:rFonts w:ascii="Calibri" w:hAnsi="Calibri" w:cs="Times New Roman"/>
          <w:noProof/>
          <w:sz w:val="22"/>
          <w:szCs w:val="22"/>
        </w:rPr>
      </w:pPr>
      <w:r>
        <w:t>Betrachtungsobjektplan (OSP)</w:t>
      </w:r>
      <w:r w:rsidRPr="00E24DA0">
        <w:t xml:space="preserve"> </w:t>
      </w:r>
      <w:r w:rsidRPr="00EF6529">
        <w:tab/>
      </w:r>
      <w:r>
        <w:t>9</w:t>
      </w:r>
    </w:p>
    <w:p w14:paraId="7C96CE6A" w14:textId="250A44DF" w:rsidR="003975D1" w:rsidRPr="004A59D2" w:rsidRDefault="00E24DA0" w:rsidP="67C84CCE">
      <w:pPr>
        <w:pStyle w:val="Verzeichnis2"/>
        <w:rPr>
          <w:rFonts w:ascii="Calibri" w:hAnsi="Calibri" w:cs="Times New Roman"/>
          <w:noProof/>
          <w:sz w:val="22"/>
          <w:szCs w:val="22"/>
        </w:rPr>
      </w:pPr>
      <w:r>
        <w:t>Projektstrukturplan (PSP)</w:t>
      </w:r>
      <w:r w:rsidRPr="00E24DA0">
        <w:t xml:space="preserve"> </w:t>
      </w:r>
      <w:r w:rsidRPr="00EF6529">
        <w:tab/>
      </w:r>
      <w:r>
        <w:t>10</w:t>
      </w:r>
    </w:p>
    <w:p w14:paraId="4079BFE7" w14:textId="12531816" w:rsidR="003975D1" w:rsidRPr="004A59D2" w:rsidRDefault="00034B57" w:rsidP="67C84CCE">
      <w:pPr>
        <w:pStyle w:val="Verzeichnis2"/>
        <w:rPr>
          <w:rFonts w:ascii="Calibri" w:hAnsi="Calibri" w:cs="Times New Roman"/>
          <w:noProof/>
          <w:sz w:val="22"/>
          <w:szCs w:val="22"/>
        </w:rPr>
      </w:pPr>
      <w:hyperlink w:anchor="_Toc484178435" w:history="1">
        <w:r w:rsidR="00E24DA0">
          <w:rPr>
            <w:rStyle w:val="Hyperlink"/>
            <w:rFonts w:ascii="Tahoma" w:hAnsi="Tahoma" w:cs="Tahoma"/>
            <w:noProof/>
          </w:rPr>
          <w:t>Projektmeilensteinplan</w:t>
        </w:r>
      </w:hyperlink>
      <w:r w:rsidR="00E24DA0" w:rsidRPr="00EF6529">
        <w:tab/>
      </w:r>
      <w:r w:rsidR="00E24DA0">
        <w:t>11</w:t>
      </w:r>
    </w:p>
    <w:p w14:paraId="72372A7B" w14:textId="179396AD" w:rsidR="002D793E" w:rsidRDefault="00AC62F9">
      <w:pPr>
        <w:jc w:val="left"/>
        <w:rPr>
          <w:rFonts w:ascii="Tahoma" w:hAnsi="Tahoma" w:cs="Tahoma"/>
          <w:b/>
          <w:szCs w:val="24"/>
        </w:rPr>
      </w:pPr>
      <w:r>
        <w:fldChar w:fldCharType="end"/>
      </w:r>
    </w:p>
    <w:p w14:paraId="4965B3E2" w14:textId="77777777" w:rsidR="002D793E" w:rsidRDefault="00AC62F9" w:rsidP="244DA0CA">
      <w:pPr>
        <w:pStyle w:val="berschrift1"/>
        <w:numPr>
          <w:ilvl w:val="0"/>
          <w:numId w:val="0"/>
        </w:numPr>
        <w:tabs>
          <w:tab w:val="left" w:pos="0"/>
        </w:tabs>
        <w:rPr>
          <w:rFonts w:ascii="Tahoma" w:hAnsi="Tahoma" w:cs="Tahoma"/>
          <w:lang w:val="de-DE"/>
        </w:rPr>
      </w:pPr>
      <w:bookmarkStart w:id="1" w:name="_Toc484175884"/>
      <w:bookmarkStart w:id="2" w:name="_Toc484178421"/>
      <w:r>
        <w:rPr>
          <w:rFonts w:ascii="Tahoma" w:hAnsi="Tahoma" w:cs="Tahoma"/>
          <w:lang w:val="de-DE"/>
        </w:rPr>
        <w:lastRenderedPageBreak/>
        <w:t>Projektpläne</w:t>
      </w:r>
      <w:bookmarkEnd w:id="1"/>
      <w:bookmarkEnd w:id="2"/>
    </w:p>
    <w:p w14:paraId="5DB2C109" w14:textId="77777777" w:rsidR="002D793E" w:rsidRDefault="00AC62F9" w:rsidP="5E984E78">
      <w:pPr>
        <w:pStyle w:val="berschrift2"/>
        <w:pageBreakBefore w:val="0"/>
        <w:numPr>
          <w:ilvl w:val="1"/>
          <w:numId w:val="0"/>
        </w:numPr>
        <w:tabs>
          <w:tab w:val="left" w:pos="0"/>
        </w:tabs>
        <w:rPr>
          <w:rFonts w:ascii="Tahoma" w:hAnsi="Tahoma" w:cs="Tahoma"/>
          <w:lang w:val="de-DE"/>
        </w:rPr>
      </w:pPr>
      <w:bookmarkStart w:id="3" w:name="_Toc484175885"/>
      <w:bookmarkStart w:id="4" w:name="_Toc484178422"/>
      <w:r>
        <w:rPr>
          <w:rFonts w:ascii="Tahoma" w:hAnsi="Tahoma" w:cs="Tahoma"/>
          <w:lang w:val="de-DE"/>
        </w:rPr>
        <w:t>Kurzbeschreibung des Projekts</w:t>
      </w:r>
      <w:bookmarkEnd w:id="3"/>
      <w:bookmarkEnd w:id="4"/>
    </w:p>
    <w:p w14:paraId="33644A71" w14:textId="0C217BFA" w:rsidR="00A5667E" w:rsidRPr="00DB292C" w:rsidRDefault="00DB292C" w:rsidP="00DB292C">
      <w:pPr>
        <w:jc w:val="left"/>
        <w:rPr>
          <w:rFonts w:eastAsia="Arial"/>
        </w:rPr>
      </w:pPr>
      <w:r w:rsidRPr="244DA0CA">
        <w:rPr>
          <w:rFonts w:eastAsia="Arial"/>
        </w:rPr>
        <w:t>Da das Unternehmen „Snackman“ sich umbenennt in „Gartbistro“, soll deren Webseite an das neue Unternehmen angepasst werden. Da ihr derzeitiges Bestellsystem auf „Lieferservice.at“ basiert möchten sie ein eigenes und unabhängiges Bestellsystem.</w:t>
      </w:r>
      <w:r w:rsidR="00A5667E">
        <w:rPr>
          <w:rFonts w:eastAsia="Arial"/>
        </w:rPr>
        <w:t xml:space="preserve"> Außerdem möchten sie, dass die Kunden über die Webseite Tische reservieren können. Das Bestell- sowie Reservierungssystem sollte so benutzerfreundlich wie möglich sein und eine grafische Benutzeroberfläche beinhalten. </w:t>
      </w:r>
    </w:p>
    <w:p w14:paraId="48CBD5FC" w14:textId="129CA1A3" w:rsidR="0035665E" w:rsidRDefault="00AC62F9" w:rsidP="006E2ADA">
      <w:pPr>
        <w:pStyle w:val="berschrift3"/>
        <w:numPr>
          <w:ilvl w:val="2"/>
          <w:numId w:val="0"/>
        </w:numPr>
      </w:pPr>
      <w:bookmarkStart w:id="5" w:name="_Toc484178423"/>
      <w:r>
        <w:t>Beschreibung des „Big Picture</w:t>
      </w:r>
      <w:bookmarkEnd w:id="5"/>
      <w:r w:rsidR="006E2ADA">
        <w:t>“</w:t>
      </w:r>
    </w:p>
    <w:p w14:paraId="30126C35" w14:textId="77777777" w:rsidR="000748B7" w:rsidRDefault="00A5667E" w:rsidP="0035665E">
      <w:pPr>
        <w:rPr>
          <w:rFonts w:eastAsia="Arial"/>
        </w:rPr>
      </w:pPr>
      <w:r>
        <w:rPr>
          <w:rFonts w:eastAsia="Arial"/>
        </w:rPr>
        <w:t>Heutzutage bestellt fast niemand mehr telefonisch, sondern</w:t>
      </w:r>
      <w:r w:rsidR="000748B7">
        <w:rPr>
          <w:rFonts w:eastAsia="Arial"/>
        </w:rPr>
        <w:t xml:space="preserve"> online im Internet.</w:t>
      </w:r>
    </w:p>
    <w:p w14:paraId="616D93CF" w14:textId="48494C3A" w:rsidR="004A0DD2" w:rsidRDefault="000748B7" w:rsidP="0035665E">
      <w:pPr>
        <w:rPr>
          <w:rFonts w:eastAsia="Arial"/>
        </w:rPr>
      </w:pPr>
      <w:r>
        <w:rPr>
          <w:rFonts w:eastAsia="Arial"/>
        </w:rPr>
        <w:t xml:space="preserve">Über Drittanbieter können Kunden ihre Lieblingsspeisen ganz leicht bestellen, und haben nicht mehr das Problem nachzudenken bevor sie telefonieren, was sie denn nun bestellen möchten. Aber für Restaurants gibt es dennoch einen immensen </w:t>
      </w:r>
      <w:r w:rsidR="004A0DD2">
        <w:rPr>
          <w:rFonts w:eastAsia="Arial"/>
        </w:rPr>
        <w:t>Nachteil,</w:t>
      </w:r>
      <w:r>
        <w:rPr>
          <w:rFonts w:eastAsia="Arial"/>
        </w:rPr>
        <w:t xml:space="preserve"> wenn sie die Onlinebestellungen über Drittanbieter zur Verfügung stellen. Sie haben</w:t>
      </w:r>
      <w:r w:rsidR="00733F32">
        <w:rPr>
          <w:rFonts w:eastAsia="Arial"/>
        </w:rPr>
        <w:t xml:space="preserve"> keinen direkten Kontakt mit dem</w:t>
      </w:r>
      <w:r>
        <w:rPr>
          <w:rFonts w:eastAsia="Arial"/>
        </w:rPr>
        <w:t xml:space="preserve"> Kunden, und können nicht bestimmen wie ihre Speisekarte bzw. Produkte auf der Seite der Drittanbieter dargestellt werden. </w:t>
      </w:r>
      <w:r w:rsidR="00733F32">
        <w:rPr>
          <w:rFonts w:eastAsia="Arial"/>
        </w:rPr>
        <w:t>Ein weiterer Nachteil der Drittanbieter</w:t>
      </w:r>
      <w:r>
        <w:rPr>
          <w:rFonts w:eastAsia="Arial"/>
        </w:rPr>
        <w:t xml:space="preserve"> ist, dass </w:t>
      </w:r>
      <w:r w:rsidR="00733F32">
        <w:rPr>
          <w:rFonts w:eastAsia="Arial"/>
        </w:rPr>
        <w:t>Anbieter</w:t>
      </w:r>
      <w:r>
        <w:rPr>
          <w:rFonts w:eastAsia="Arial"/>
        </w:rPr>
        <w:t xml:space="preserve"> wie „Mjam</w:t>
      </w:r>
      <w:r w:rsidR="00733F32">
        <w:rPr>
          <w:rFonts w:eastAsia="Arial"/>
        </w:rPr>
        <w:t>.net</w:t>
      </w:r>
      <w:r>
        <w:rPr>
          <w:rFonts w:eastAsia="Arial"/>
        </w:rPr>
        <w:t>“ oder „Lieferservice.at“ bei j</w:t>
      </w:r>
      <w:r w:rsidR="000C7C0E">
        <w:rPr>
          <w:rFonts w:eastAsia="Arial"/>
        </w:rPr>
        <w:t xml:space="preserve">eder Bestellung Gebühren verlangen. </w:t>
      </w:r>
      <w:r w:rsidR="006B021E">
        <w:rPr>
          <w:rFonts w:eastAsia="Arial"/>
        </w:rPr>
        <w:t xml:space="preserve">Auch </w:t>
      </w:r>
      <w:r w:rsidR="004A0DD2">
        <w:rPr>
          <w:rFonts w:eastAsia="Arial"/>
        </w:rPr>
        <w:t>um überhaupt</w:t>
      </w:r>
      <w:r w:rsidR="000C7C0E">
        <w:rPr>
          <w:rFonts w:eastAsia="Arial"/>
        </w:rPr>
        <w:t xml:space="preserve"> seine Speisen auf diesen Webseiten anbieten zu können muss man </w:t>
      </w:r>
      <w:r w:rsidR="006B021E">
        <w:rPr>
          <w:rFonts w:eastAsia="Arial"/>
        </w:rPr>
        <w:t xml:space="preserve">eine bestimmte Summe zahlen. Ein großer Teil des Umsatzes von „Gartbistro“ kommt von Bestellungen, sei es telefonisch oder online. Mit diesem Bestellsystem wollen wir es für das Unternehmen leichter </w:t>
      </w:r>
      <w:r w:rsidR="007E76EB">
        <w:rPr>
          <w:rFonts w:eastAsia="Arial"/>
        </w:rPr>
        <w:t xml:space="preserve">und kostengünstiger </w:t>
      </w:r>
      <w:r w:rsidR="006B021E">
        <w:rPr>
          <w:rFonts w:eastAsia="Arial"/>
        </w:rPr>
        <w:t>machen, online Bestellungen und Reservierungen zu verwalten.</w:t>
      </w:r>
      <w:r w:rsidR="007E76EB">
        <w:rPr>
          <w:rFonts w:eastAsia="Arial"/>
        </w:rPr>
        <w:t xml:space="preserve"> So ist das Unternehmen unabhängiger und eigenständiger.</w:t>
      </w:r>
    </w:p>
    <w:p w14:paraId="0061F971" w14:textId="6E08C4AA" w:rsidR="0035665E" w:rsidRDefault="006B021E" w:rsidP="0035665E">
      <w:pPr>
        <w:rPr>
          <w:rFonts w:eastAsia="Arial"/>
        </w:rPr>
      </w:pPr>
      <w:r>
        <w:rPr>
          <w:rFonts w:eastAsia="Arial"/>
        </w:rPr>
        <w:t xml:space="preserve"> </w:t>
      </w:r>
    </w:p>
    <w:p w14:paraId="7A679A39" w14:textId="77777777" w:rsidR="00130B7C" w:rsidRPr="0035665E" w:rsidRDefault="00130B7C" w:rsidP="0035665E">
      <w:pPr>
        <w:rPr>
          <w:rFonts w:eastAsia="Arial"/>
        </w:rPr>
      </w:pPr>
    </w:p>
    <w:p w14:paraId="58D303FC" w14:textId="77777777" w:rsidR="002D793E" w:rsidRDefault="00AC62F9" w:rsidP="5E984E78">
      <w:pPr>
        <w:pStyle w:val="berschrift2"/>
        <w:numPr>
          <w:ilvl w:val="1"/>
          <w:numId w:val="0"/>
        </w:numPr>
      </w:pPr>
      <w:r>
        <w:lastRenderedPageBreak/>
        <w:t xml:space="preserve">  </w:t>
      </w:r>
      <w:bookmarkStart w:id="6" w:name="_Toc484178424"/>
      <w:r>
        <w:t>Technische Beschreibung</w:t>
      </w:r>
      <w:bookmarkEnd w:id="6"/>
    </w:p>
    <w:p w14:paraId="324CB6C9" w14:textId="77777777" w:rsidR="002D793E" w:rsidRDefault="00AC62F9" w:rsidP="5E984E78">
      <w:pPr>
        <w:pStyle w:val="berschrift3"/>
        <w:numPr>
          <w:ilvl w:val="2"/>
          <w:numId w:val="0"/>
        </w:numPr>
      </w:pPr>
      <w:r>
        <w:rPr>
          <w:rFonts w:eastAsia="Arial"/>
        </w:rPr>
        <w:t xml:space="preserve"> </w:t>
      </w:r>
      <w:bookmarkStart w:id="7" w:name="_Toc484178425"/>
      <w:r>
        <w:t>Frontend</w:t>
      </w:r>
      <w:bookmarkEnd w:id="7"/>
    </w:p>
    <w:p w14:paraId="4BA17902" w14:textId="750ED6D0" w:rsidR="00BD2FED" w:rsidRPr="00BD2FED" w:rsidRDefault="00034B57" w:rsidP="00BD2FED">
      <w:r>
        <w:rPr>
          <w:noProof/>
        </w:rPr>
        <w:drawing>
          <wp:inline distT="0" distB="0" distL="0" distR="0" wp14:anchorId="7647E95F" wp14:editId="411C484F">
            <wp:extent cx="6294120" cy="3200400"/>
            <wp:effectExtent l="0" t="0" r="0" b="0"/>
            <wp:docPr id="5" name="Bild 1"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3200400"/>
                    </a:xfrm>
                    <a:prstGeom prst="rect">
                      <a:avLst/>
                    </a:prstGeom>
                    <a:noFill/>
                    <a:ln>
                      <a:noFill/>
                    </a:ln>
                  </pic:spPr>
                </pic:pic>
              </a:graphicData>
            </a:graphic>
          </wp:inline>
        </w:drawing>
      </w:r>
    </w:p>
    <w:p w14:paraId="039B0459" w14:textId="78134DAE" w:rsidR="00BD2FED" w:rsidRPr="00BD2FED" w:rsidRDefault="00034B57" w:rsidP="00BD2FED">
      <w:r>
        <w:rPr>
          <w:noProof/>
        </w:rPr>
        <w:drawing>
          <wp:inline distT="0" distB="0" distL="0" distR="0" wp14:anchorId="4BE4B066" wp14:editId="1403FD26">
            <wp:extent cx="6294120" cy="3931920"/>
            <wp:effectExtent l="0" t="0" r="0" b="0"/>
            <wp:docPr id="4" name="Bild 2" descr="bestellen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ellenmock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3931920"/>
                    </a:xfrm>
                    <a:prstGeom prst="rect">
                      <a:avLst/>
                    </a:prstGeom>
                    <a:noFill/>
                    <a:ln>
                      <a:noFill/>
                    </a:ln>
                  </pic:spPr>
                </pic:pic>
              </a:graphicData>
            </a:graphic>
          </wp:inline>
        </w:drawing>
      </w:r>
    </w:p>
    <w:p w14:paraId="6DBEC7C5" w14:textId="77777777" w:rsidR="002B4387" w:rsidRDefault="002B4387" w:rsidP="5E984E78">
      <w:pPr>
        <w:pStyle w:val="berschrift3"/>
        <w:numPr>
          <w:ilvl w:val="2"/>
          <w:numId w:val="0"/>
        </w:numPr>
      </w:pPr>
      <w:bookmarkStart w:id="8" w:name="_Toc484178428"/>
    </w:p>
    <w:p w14:paraId="79BD2005" w14:textId="1327824F" w:rsidR="002D793E" w:rsidRDefault="00AC62F9" w:rsidP="5E984E78">
      <w:pPr>
        <w:pStyle w:val="berschrift3"/>
        <w:numPr>
          <w:ilvl w:val="2"/>
          <w:numId w:val="0"/>
        </w:numPr>
      </w:pPr>
      <w:r>
        <w:t>Backend</w:t>
      </w:r>
      <w:bookmarkEnd w:id="8"/>
    </w:p>
    <w:p w14:paraId="67825454" w14:textId="77777777" w:rsidR="002D793E" w:rsidRDefault="00AC62F9" w:rsidP="5E984E78">
      <w:pPr>
        <w:pStyle w:val="berschrift4"/>
        <w:numPr>
          <w:ilvl w:val="3"/>
          <w:numId w:val="0"/>
        </w:numPr>
      </w:pPr>
      <w:r>
        <w:t xml:space="preserve"> </w:t>
      </w:r>
      <w:bookmarkStart w:id="9" w:name="_Toc484178429"/>
      <w:r>
        <w:t>Modellierungen (ER-Modell, Use-Case DG, Klassen-DG …)</w:t>
      </w:r>
      <w:bookmarkEnd w:id="9"/>
    </w:p>
    <w:p w14:paraId="5EA5D448" w14:textId="77777777" w:rsidR="002B4387" w:rsidRDefault="002B4387" w:rsidP="002E395E">
      <w:pPr>
        <w:rPr>
          <w:noProof/>
        </w:rPr>
      </w:pPr>
    </w:p>
    <w:p w14:paraId="71B3C4F8" w14:textId="74E22C6B" w:rsidR="002B4387" w:rsidRDefault="00034B57" w:rsidP="002E395E">
      <w:r>
        <w:rPr>
          <w:noProof/>
        </w:rPr>
        <w:drawing>
          <wp:anchor distT="0" distB="0" distL="114300" distR="114300" simplePos="0" relativeHeight="251660301" behindDoc="0" locked="0" layoutInCell="1" allowOverlap="1" wp14:anchorId="3ACB6794" wp14:editId="5F41A84B">
            <wp:simplePos x="0" y="0"/>
            <wp:positionH relativeFrom="column">
              <wp:posOffset>4445</wp:posOffset>
            </wp:positionH>
            <wp:positionV relativeFrom="paragraph">
              <wp:posOffset>3276600</wp:posOffset>
            </wp:positionV>
            <wp:extent cx="3028950" cy="4038600"/>
            <wp:effectExtent l="0" t="0" r="0" b="0"/>
            <wp:wrapTopAndBottom/>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8950" cy="40386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F67E8F4" wp14:editId="23483824">
            <wp:extent cx="5387340" cy="304038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340" cy="3040380"/>
                    </a:xfrm>
                    <a:prstGeom prst="rect">
                      <a:avLst/>
                    </a:prstGeom>
                    <a:noFill/>
                    <a:ln>
                      <a:noFill/>
                    </a:ln>
                  </pic:spPr>
                </pic:pic>
              </a:graphicData>
            </a:graphic>
          </wp:inline>
        </w:drawing>
      </w:r>
    </w:p>
    <w:p w14:paraId="5958845B" w14:textId="7ED8F09B" w:rsidR="002B4387" w:rsidRPr="00CA1545" w:rsidRDefault="002B4387" w:rsidP="002B4387">
      <w:pPr>
        <w:rPr>
          <w:sz w:val="22"/>
        </w:rPr>
      </w:pPr>
      <w:r w:rsidRPr="00CA1545">
        <w:rPr>
          <w:sz w:val="22"/>
        </w:rPr>
        <w:t>Use-Case Diagramm</w:t>
      </w:r>
    </w:p>
    <w:p w14:paraId="343F5059" w14:textId="4F1B39AE" w:rsidR="002E395E" w:rsidRPr="00CA1545" w:rsidRDefault="002B4387" w:rsidP="002B4387">
      <w:pPr>
        <w:rPr>
          <w:sz w:val="22"/>
        </w:rPr>
      </w:pPr>
      <w:r w:rsidRPr="00CA1545">
        <w:rPr>
          <w:sz w:val="22"/>
        </w:rPr>
        <w:t>Klassen-Diagramm</w:t>
      </w:r>
    </w:p>
    <w:p w14:paraId="7C3414B7" w14:textId="23C71829" w:rsidR="002B4387" w:rsidRPr="00CA1545" w:rsidRDefault="00034B57" w:rsidP="00CA1545">
      <w:pPr>
        <w:pStyle w:val="Beschriftung"/>
        <w:rPr>
          <w:rStyle w:val="Fett"/>
          <w:sz w:val="22"/>
        </w:rPr>
      </w:pPr>
      <w:r>
        <w:rPr>
          <w:rStyle w:val="Fett"/>
          <w:noProof/>
        </w:rPr>
        <w:lastRenderedPageBreak/>
        <w:drawing>
          <wp:anchor distT="0" distB="0" distL="114300" distR="114300" simplePos="0" relativeHeight="251662349" behindDoc="0" locked="0" layoutInCell="1" allowOverlap="1" wp14:anchorId="2EBD0C4C" wp14:editId="6C376268">
            <wp:simplePos x="0" y="0"/>
            <wp:positionH relativeFrom="column">
              <wp:posOffset>-233680</wp:posOffset>
            </wp:positionH>
            <wp:positionV relativeFrom="paragraph">
              <wp:posOffset>-42545</wp:posOffset>
            </wp:positionV>
            <wp:extent cx="5610225" cy="4657725"/>
            <wp:effectExtent l="0" t="0" r="0" b="0"/>
            <wp:wrapTopAndBottom/>
            <wp:docPr id="53"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r="11028" b="6322"/>
                    <a:stretch>
                      <a:fillRect/>
                    </a:stretch>
                  </pic:blipFill>
                  <pic:spPr bwMode="auto">
                    <a:xfrm>
                      <a:off x="0" y="0"/>
                      <a:ext cx="5610225" cy="4657725"/>
                    </a:xfrm>
                    <a:prstGeom prst="rect">
                      <a:avLst/>
                    </a:prstGeom>
                    <a:noFill/>
                  </pic:spPr>
                </pic:pic>
              </a:graphicData>
            </a:graphic>
            <wp14:sizeRelH relativeFrom="page">
              <wp14:pctWidth>0</wp14:pctWidth>
            </wp14:sizeRelH>
            <wp14:sizeRelV relativeFrom="page">
              <wp14:pctHeight>0</wp14:pctHeight>
            </wp14:sizeRelV>
          </wp:anchor>
        </w:drawing>
      </w:r>
      <w:r w:rsidR="00AC62F9" w:rsidRPr="00CA1545">
        <w:rPr>
          <w:rStyle w:val="Fett"/>
          <w:sz w:val="22"/>
        </w:rPr>
        <w:t xml:space="preserve"> </w:t>
      </w:r>
      <w:bookmarkStart w:id="10" w:name="_Toc484178430"/>
      <w:r w:rsidR="00EC729C" w:rsidRPr="00CA1545">
        <w:rPr>
          <w:rStyle w:val="Fett"/>
          <w:sz w:val="22"/>
        </w:rPr>
        <w:t xml:space="preserve">ER-Diagramm </w:t>
      </w:r>
    </w:p>
    <w:p w14:paraId="5472F176" w14:textId="67A571BD" w:rsidR="002B4387" w:rsidRDefault="002B4387" w:rsidP="002B4387"/>
    <w:p w14:paraId="0DEA05BE" w14:textId="1F72CC4A" w:rsidR="002D793E" w:rsidRDefault="00AC62F9" w:rsidP="244DA0CA">
      <w:pPr>
        <w:pStyle w:val="berschrift4"/>
        <w:numPr>
          <w:ilvl w:val="3"/>
          <w:numId w:val="0"/>
        </w:numPr>
      </w:pPr>
      <w:r>
        <w:t>Verwendete Frameworks</w:t>
      </w:r>
      <w:bookmarkEnd w:id="10"/>
      <w:r w:rsidR="00392E4C">
        <w:tab/>
      </w:r>
    </w:p>
    <w:p w14:paraId="1213FEF0" w14:textId="38B3068D" w:rsidR="00CA1545" w:rsidRDefault="00CA1545" w:rsidP="00CA1545">
      <w:pPr>
        <w:numPr>
          <w:ilvl w:val="0"/>
          <w:numId w:val="3"/>
        </w:numPr>
        <w:rPr>
          <w:rFonts w:eastAsia="Tahoma"/>
        </w:rPr>
      </w:pPr>
      <w:r>
        <w:rPr>
          <w:rFonts w:eastAsia="Tahoma"/>
        </w:rPr>
        <w:t>Bootstrap (Frontend)</w:t>
      </w:r>
    </w:p>
    <w:p w14:paraId="470F3127" w14:textId="09F516F7" w:rsidR="00CA1545" w:rsidRDefault="00CA1545" w:rsidP="00CA1545">
      <w:pPr>
        <w:numPr>
          <w:ilvl w:val="0"/>
          <w:numId w:val="3"/>
        </w:numPr>
        <w:rPr>
          <w:rFonts w:eastAsia="Tahoma"/>
        </w:rPr>
      </w:pPr>
      <w:r>
        <w:rPr>
          <w:rFonts w:eastAsia="Tahoma"/>
        </w:rPr>
        <w:t>jSON</w:t>
      </w:r>
    </w:p>
    <w:p w14:paraId="1A7EBF2D" w14:textId="648BC812" w:rsidR="00CA1545" w:rsidRDefault="00CA1545" w:rsidP="00CA1545">
      <w:pPr>
        <w:numPr>
          <w:ilvl w:val="0"/>
          <w:numId w:val="3"/>
        </w:numPr>
        <w:rPr>
          <w:rFonts w:eastAsia="Tahoma"/>
        </w:rPr>
      </w:pPr>
      <w:r>
        <w:rPr>
          <w:rFonts w:eastAsia="Tahoma"/>
        </w:rPr>
        <w:t>jQuery</w:t>
      </w:r>
    </w:p>
    <w:p w14:paraId="61873ABF" w14:textId="0F70D241" w:rsidR="00CA1545" w:rsidRDefault="00CA1545" w:rsidP="00CA1545">
      <w:pPr>
        <w:numPr>
          <w:ilvl w:val="0"/>
          <w:numId w:val="3"/>
        </w:numPr>
        <w:rPr>
          <w:rFonts w:eastAsia="Tahoma"/>
        </w:rPr>
      </w:pPr>
      <w:r>
        <w:rPr>
          <w:rFonts w:eastAsia="Tahoma"/>
        </w:rPr>
        <w:t>AJAX</w:t>
      </w:r>
    </w:p>
    <w:p w14:paraId="763EC294" w14:textId="27EC9A85" w:rsidR="00CA1545" w:rsidRPr="00CA1545" w:rsidRDefault="00CA1545" w:rsidP="00427283">
      <w:pPr>
        <w:ind w:left="720"/>
        <w:rPr>
          <w:rFonts w:eastAsia="Tahoma"/>
        </w:rPr>
      </w:pPr>
    </w:p>
    <w:p w14:paraId="65EAFABA" w14:textId="77777777" w:rsidR="002D793E" w:rsidRDefault="00AC62F9" w:rsidP="244DA0CA">
      <w:pPr>
        <w:pStyle w:val="berschrift2"/>
        <w:numPr>
          <w:ilvl w:val="1"/>
          <w:numId w:val="0"/>
        </w:numPr>
        <w:tabs>
          <w:tab w:val="left" w:pos="0"/>
        </w:tabs>
        <w:rPr>
          <w:rFonts w:ascii="Tahoma" w:hAnsi="Tahoma" w:cs="Tahoma"/>
          <w:i/>
          <w:iCs/>
          <w:sz w:val="16"/>
          <w:szCs w:val="16"/>
          <w:lang w:val="de-DE"/>
        </w:rPr>
      </w:pPr>
      <w:r>
        <w:rPr>
          <w:rFonts w:ascii="Tahoma" w:eastAsia="Tahoma" w:hAnsi="Tahoma" w:cs="Tahoma"/>
          <w:lang w:val="de-DE"/>
        </w:rPr>
        <w:lastRenderedPageBreak/>
        <w:t xml:space="preserve"> </w:t>
      </w:r>
      <w:bookmarkStart w:id="11" w:name="_Toc484178431"/>
      <w:r>
        <w:rPr>
          <w:rFonts w:ascii="Tahoma" w:hAnsi="Tahoma" w:cs="Tahoma"/>
          <w:lang w:val="de-DE"/>
        </w:rPr>
        <w:t>Projektzieleplan</w:t>
      </w:r>
      <w:bookmarkEnd w:id="11"/>
    </w:p>
    <w:p w14:paraId="60489799" w14:textId="52F32968" w:rsidR="002D793E" w:rsidRDefault="002D793E">
      <w:pPr>
        <w:jc w:val="left"/>
        <w:rPr>
          <w:rFonts w:ascii="Tahoma" w:hAnsi="Tahoma" w:cs="Tahoma"/>
          <w:i/>
          <w:sz w:val="16"/>
          <w:szCs w:val="16"/>
        </w:rPr>
      </w:pPr>
    </w:p>
    <w:tbl>
      <w:tblPr>
        <w:tblW w:w="0" w:type="auto"/>
        <w:tblInd w:w="40" w:type="dxa"/>
        <w:tblLayout w:type="fixed"/>
        <w:tblCellMar>
          <w:left w:w="68" w:type="dxa"/>
          <w:right w:w="68" w:type="dxa"/>
        </w:tblCellMar>
        <w:tblLook w:val="0000" w:firstRow="0" w:lastRow="0" w:firstColumn="0" w:lastColumn="0" w:noHBand="0" w:noVBand="0"/>
      </w:tblPr>
      <w:tblGrid>
        <w:gridCol w:w="1844"/>
        <w:gridCol w:w="991"/>
        <w:gridCol w:w="7144"/>
        <w:tblGridChange w:id="12">
          <w:tblGrid>
            <w:gridCol w:w="1844"/>
            <w:gridCol w:w="991"/>
            <w:gridCol w:w="7144"/>
          </w:tblGrid>
        </w:tblGridChange>
      </w:tblGrid>
      <w:tr w:rsidR="00D202A5" w14:paraId="27E51F47" w14:textId="77777777" w:rsidTr="002E395E">
        <w:trPr>
          <w:cantSplit/>
          <w:trHeight w:val="1418"/>
        </w:trPr>
        <w:tc>
          <w:tcPr>
            <w:tcW w:w="2835" w:type="dxa"/>
            <w:gridSpan w:val="2"/>
            <w:tcBorders>
              <w:top w:val="single" w:sz="4" w:space="0" w:color="000000"/>
              <w:left w:val="single" w:sz="4" w:space="0" w:color="000000"/>
              <w:bottom w:val="single" w:sz="4" w:space="0" w:color="000000"/>
            </w:tcBorders>
            <w:shd w:val="clear" w:color="auto" w:fill="D8D8D8"/>
          </w:tcPr>
          <w:p w14:paraId="5BECBA8A" w14:textId="77777777" w:rsidR="002D793E" w:rsidRDefault="002D793E">
            <w:pPr>
              <w:snapToGrid w:val="0"/>
              <w:spacing w:before="120" w:after="120"/>
              <w:jc w:val="left"/>
            </w:pPr>
          </w:p>
        </w:tc>
        <w:tc>
          <w:tcPr>
            <w:tcW w:w="7144" w:type="dxa"/>
            <w:tcBorders>
              <w:top w:val="single" w:sz="4" w:space="0" w:color="000000"/>
              <w:bottom w:val="single" w:sz="4" w:space="0" w:color="000000"/>
              <w:right w:val="single" w:sz="4" w:space="0" w:color="000000"/>
            </w:tcBorders>
            <w:shd w:val="clear" w:color="auto" w:fill="D8D8D8"/>
          </w:tcPr>
          <w:p w14:paraId="23BD1541" w14:textId="77777777" w:rsidR="002D793E" w:rsidRDefault="244DA0CA">
            <w:pPr>
              <w:snapToGrid w:val="0"/>
              <w:spacing w:before="240" w:after="240"/>
              <w:jc w:val="center"/>
            </w:pPr>
            <w:r w:rsidRPr="244DA0CA">
              <w:rPr>
                <w:rFonts w:ascii="Tahoma" w:hAnsi="Tahoma" w:cs="Tahoma"/>
                <w:sz w:val="32"/>
                <w:szCs w:val="32"/>
              </w:rPr>
              <w:t>PROJEKTZIELE-</w:t>
            </w:r>
            <w:r w:rsidR="00AC62F9">
              <w:br/>
            </w:r>
            <w:r w:rsidRPr="244DA0CA">
              <w:rPr>
                <w:rFonts w:ascii="Tahoma" w:hAnsi="Tahoma" w:cs="Tahoma"/>
                <w:sz w:val="32"/>
                <w:szCs w:val="32"/>
              </w:rPr>
              <w:t>PLAN</w:t>
            </w:r>
          </w:p>
        </w:tc>
      </w:tr>
      <w:tr w:rsidR="00D202A5" w14:paraId="5534B1BC" w14:textId="77777777" w:rsidTr="002E395E">
        <w:tblPrEx>
          <w:tblCellMar>
            <w:left w:w="67" w:type="dxa"/>
            <w:right w:w="67" w:type="dxa"/>
          </w:tblCellMar>
        </w:tblPrEx>
        <w:trPr>
          <w:cantSplit/>
          <w:trHeight w:hRule="exact" w:val="600"/>
        </w:trPr>
        <w:tc>
          <w:tcPr>
            <w:tcW w:w="1844" w:type="dxa"/>
            <w:tcBorders>
              <w:top w:val="single" w:sz="4" w:space="0" w:color="000000"/>
              <w:left w:val="single" w:sz="4" w:space="0" w:color="000000"/>
              <w:bottom w:val="single" w:sz="4" w:space="0" w:color="000000"/>
            </w:tcBorders>
            <w:shd w:val="clear" w:color="auto" w:fill="F2F2F2"/>
          </w:tcPr>
          <w:p w14:paraId="1BEDB745" w14:textId="77777777" w:rsidR="002D793E" w:rsidRDefault="244DA0CA">
            <w:pPr>
              <w:snapToGrid w:val="0"/>
              <w:spacing w:before="120"/>
              <w:ind w:left="355" w:hanging="355"/>
              <w:jc w:val="left"/>
            </w:pPr>
            <w:r w:rsidRPr="244DA0CA">
              <w:rPr>
                <w:rFonts w:ascii="Tahoma" w:hAnsi="Tahoma" w:cs="Tahoma"/>
                <w:b/>
                <w:bCs/>
                <w:sz w:val="18"/>
                <w:szCs w:val="18"/>
              </w:rPr>
              <w:t>Zielart</w:t>
            </w:r>
          </w:p>
        </w:tc>
        <w:tc>
          <w:tcPr>
            <w:tcW w:w="8135" w:type="dxa"/>
            <w:gridSpan w:val="2"/>
            <w:tcBorders>
              <w:top w:val="single" w:sz="4" w:space="0" w:color="000000"/>
              <w:left w:val="single" w:sz="4" w:space="0" w:color="000000"/>
              <w:bottom w:val="single" w:sz="4" w:space="0" w:color="000000"/>
              <w:right w:val="single" w:sz="4" w:space="0" w:color="000000"/>
            </w:tcBorders>
            <w:shd w:val="clear" w:color="auto" w:fill="F2F2F2"/>
          </w:tcPr>
          <w:p w14:paraId="099C88B1" w14:textId="77777777" w:rsidR="002D793E" w:rsidRDefault="244DA0CA">
            <w:pPr>
              <w:snapToGrid w:val="0"/>
              <w:spacing w:before="120"/>
              <w:jc w:val="left"/>
            </w:pPr>
            <w:r w:rsidRPr="244DA0CA">
              <w:rPr>
                <w:rFonts w:ascii="Tahoma" w:hAnsi="Tahoma" w:cs="Tahoma"/>
                <w:b/>
                <w:bCs/>
                <w:sz w:val="18"/>
                <w:szCs w:val="18"/>
              </w:rPr>
              <w:t>Projektziele</w:t>
            </w:r>
          </w:p>
        </w:tc>
      </w:tr>
      <w:tr w:rsidR="00022C74" w14:paraId="3BDFE471" w14:textId="77777777" w:rsidTr="002E395E">
        <w:tblPrEx>
          <w:tblW w:w="0" w:type="auto"/>
          <w:tblInd w:w="40" w:type="dxa"/>
          <w:tblLayout w:type="fixed"/>
          <w:tblCellMar>
            <w:left w:w="67" w:type="dxa"/>
            <w:right w:w="67" w:type="dxa"/>
          </w:tblCellMar>
          <w:tblLook w:val="0000" w:firstRow="0" w:lastRow="0" w:firstColumn="0" w:lastColumn="0" w:noHBand="0" w:noVBand="0"/>
          <w:tblPrExChange w:id="13" w:author="Emik Hakan" w:date="2017-06-06T16:39:00Z">
            <w:tblPrEx>
              <w:tblW w:w="0" w:type="auto"/>
              <w:tblInd w:w="40" w:type="dxa"/>
              <w:tblLayout w:type="fixed"/>
              <w:tblCellMar>
                <w:left w:w="67" w:type="dxa"/>
                <w:right w:w="67" w:type="dxa"/>
              </w:tblCellMar>
              <w:tblLook w:val="0000" w:firstRow="0" w:lastRow="0" w:firstColumn="0" w:lastColumn="0" w:noHBand="0" w:noVBand="0"/>
            </w:tblPrEx>
          </w:tblPrExChange>
        </w:tblPrEx>
        <w:trPr>
          <w:cantSplit/>
          <w:trPrChange w:id="14" w:author="Emik Hakan" w:date="2017-06-06T16:39:00Z">
            <w:trPr>
              <w:cantSplit/>
            </w:trPr>
          </w:trPrChange>
        </w:trPr>
        <w:tc>
          <w:tcPr>
            <w:tcW w:w="1844" w:type="dxa"/>
            <w:tcBorders>
              <w:top w:val="single" w:sz="4" w:space="0" w:color="000000"/>
              <w:left w:val="single" w:sz="4" w:space="0" w:color="000000"/>
              <w:bottom w:val="single" w:sz="4" w:space="0" w:color="000000"/>
            </w:tcBorders>
            <w:shd w:val="clear" w:color="auto" w:fill="auto"/>
            <w:tcPrChange w:id="15" w:author="Emik Hakan" w:date="2017-06-06T16:39:00Z">
              <w:tcPr>
                <w:tcW w:w="1844" w:type="dxa"/>
                <w:tcBorders>
                  <w:top w:val="single" w:sz="4" w:space="0" w:color="000000"/>
                  <w:left w:val="single" w:sz="4" w:space="0" w:color="000000"/>
                  <w:bottom w:val="single" w:sz="4" w:space="0" w:color="000000"/>
                </w:tcBorders>
                <w:shd w:val="clear" w:color="auto" w:fill="auto"/>
              </w:tcPr>
            </w:tcPrChange>
          </w:tcPr>
          <w:p w14:paraId="6193656B" w14:textId="77777777" w:rsidR="002D793E" w:rsidRDefault="244DA0CA" w:rsidP="244DA0CA">
            <w:pPr>
              <w:tabs>
                <w:tab w:val="left" w:pos="72"/>
              </w:tabs>
              <w:snapToGrid w:val="0"/>
              <w:spacing w:before="60"/>
              <w:jc w:val="left"/>
              <w:rPr>
                <w:rFonts w:ascii="Tahoma" w:hAnsi="Tahoma" w:cs="Tahoma"/>
                <w:b/>
                <w:bCs/>
                <w:sz w:val="18"/>
                <w:szCs w:val="18"/>
              </w:rPr>
            </w:pPr>
            <w:r w:rsidRPr="244DA0CA">
              <w:rPr>
                <w:rFonts w:ascii="Tahoma" w:hAnsi="Tahoma" w:cs="Tahoma"/>
                <w:b/>
                <w:bCs/>
                <w:sz w:val="18"/>
                <w:szCs w:val="18"/>
              </w:rPr>
              <w:t>Ziele:</w:t>
            </w:r>
          </w:p>
          <w:p w14:paraId="6EA697D4" w14:textId="77777777" w:rsidR="002D793E" w:rsidRDefault="244DA0CA" w:rsidP="244DA0CA">
            <w:pPr>
              <w:numPr>
                <w:ilvl w:val="0"/>
                <w:numId w:val="2"/>
              </w:numPr>
              <w:tabs>
                <w:tab w:val="left" w:pos="360"/>
              </w:tabs>
              <w:spacing w:before="60"/>
              <w:jc w:val="left"/>
              <w:rPr>
                <w:rFonts w:ascii="Tahoma" w:hAnsi="Tahoma" w:cs="Tahoma"/>
                <w:b/>
                <w:bCs/>
                <w:sz w:val="18"/>
                <w:szCs w:val="18"/>
              </w:rPr>
            </w:pPr>
            <w:r w:rsidRPr="244DA0CA">
              <w:rPr>
                <w:rFonts w:ascii="Tahoma" w:hAnsi="Tahoma" w:cs="Tahoma"/>
                <w:b/>
                <w:bCs/>
                <w:sz w:val="18"/>
                <w:szCs w:val="18"/>
              </w:rPr>
              <w:t>Hauptziele</w:t>
            </w:r>
          </w:p>
          <w:p w14:paraId="081B97AE" w14:textId="77777777" w:rsidR="002D793E" w:rsidRDefault="002D793E">
            <w:pPr>
              <w:tabs>
                <w:tab w:val="left" w:pos="72"/>
              </w:tabs>
              <w:spacing w:before="60"/>
              <w:jc w:val="left"/>
              <w:rPr>
                <w:rFonts w:ascii="Tahoma" w:hAnsi="Tahoma" w:cs="Tahoma"/>
                <w:b/>
                <w:bCs/>
                <w:sz w:val="18"/>
              </w:rPr>
            </w:pPr>
          </w:p>
          <w:p w14:paraId="2596A4D6" w14:textId="77777777" w:rsidR="002D793E" w:rsidRDefault="002D793E">
            <w:pPr>
              <w:tabs>
                <w:tab w:val="left" w:pos="72"/>
              </w:tabs>
              <w:spacing w:before="60"/>
              <w:jc w:val="left"/>
              <w:rPr>
                <w:rFonts w:ascii="Tahoma" w:hAnsi="Tahoma" w:cs="Tahoma"/>
                <w:b/>
                <w:bCs/>
                <w:sz w:val="18"/>
              </w:rPr>
            </w:pPr>
          </w:p>
          <w:p w14:paraId="1F3E692E" w14:textId="77777777" w:rsidR="002D793E" w:rsidRDefault="002D793E">
            <w:pPr>
              <w:tabs>
                <w:tab w:val="left" w:pos="72"/>
              </w:tabs>
              <w:spacing w:before="60"/>
              <w:jc w:val="left"/>
              <w:rPr>
                <w:rFonts w:ascii="Tahoma" w:hAnsi="Tahoma" w:cs="Tahoma"/>
                <w:b/>
                <w:bCs/>
                <w:sz w:val="18"/>
              </w:rPr>
            </w:pPr>
          </w:p>
          <w:p w14:paraId="3855CF78" w14:textId="77777777" w:rsidR="002D793E" w:rsidRDefault="002D793E">
            <w:pPr>
              <w:tabs>
                <w:tab w:val="left" w:pos="72"/>
              </w:tabs>
              <w:spacing w:before="60"/>
              <w:jc w:val="left"/>
              <w:rPr>
                <w:rFonts w:ascii="Tahoma" w:hAnsi="Tahoma" w:cs="Tahoma"/>
                <w:b/>
                <w:bCs/>
                <w:sz w:val="18"/>
              </w:rPr>
            </w:pPr>
          </w:p>
          <w:p w14:paraId="4F050C8E" w14:textId="77777777" w:rsidR="002D793E" w:rsidRDefault="002D793E">
            <w:pPr>
              <w:tabs>
                <w:tab w:val="left" w:pos="72"/>
              </w:tabs>
              <w:spacing w:before="60"/>
              <w:jc w:val="left"/>
              <w:rPr>
                <w:rFonts w:ascii="Tahoma" w:hAnsi="Tahoma" w:cs="Tahoma"/>
                <w:b/>
                <w:bCs/>
                <w:sz w:val="18"/>
              </w:rPr>
            </w:pPr>
          </w:p>
          <w:p w14:paraId="0FBF74E3" w14:textId="77777777" w:rsidR="002D793E" w:rsidRDefault="002D793E">
            <w:pPr>
              <w:tabs>
                <w:tab w:val="left" w:pos="72"/>
              </w:tabs>
              <w:spacing w:before="60"/>
              <w:jc w:val="left"/>
              <w:rPr>
                <w:rFonts w:ascii="Tahoma" w:hAnsi="Tahoma" w:cs="Tahoma"/>
                <w:b/>
                <w:bCs/>
                <w:sz w:val="18"/>
              </w:rPr>
            </w:pPr>
          </w:p>
          <w:p w14:paraId="3EF3DF03" w14:textId="77777777" w:rsidR="007C7195" w:rsidRPr="007C7195" w:rsidRDefault="007C7195" w:rsidP="007C7195">
            <w:pPr>
              <w:tabs>
                <w:tab w:val="left" w:pos="72"/>
              </w:tabs>
              <w:spacing w:before="60"/>
              <w:jc w:val="left"/>
              <w:rPr>
                <w:rFonts w:ascii="Tahoma" w:hAnsi="Tahoma" w:cs="Tahoma"/>
                <w:b/>
                <w:bCs/>
                <w:sz w:val="18"/>
              </w:rPr>
            </w:pPr>
          </w:p>
          <w:p w14:paraId="3A579C4E" w14:textId="4A8C9170" w:rsidR="4070A186" w:rsidRDefault="4070A186" w:rsidP="4070A186">
            <w:pPr>
              <w:spacing w:before="60"/>
              <w:jc w:val="left"/>
              <w:rPr>
                <w:ins w:id="16" w:author="Emik Hakan" w:date="2017-06-06T16:39:00Z"/>
                <w:rFonts w:ascii="Tahoma" w:hAnsi="Tahoma" w:cs="Tahoma"/>
                <w:b/>
                <w:bCs/>
                <w:sz w:val="18"/>
                <w:szCs w:val="18"/>
              </w:rPr>
            </w:pPr>
          </w:p>
          <w:p w14:paraId="64998BF4" w14:textId="06A34356" w:rsidR="4070A186" w:rsidRDefault="4070A186" w:rsidP="4070A186">
            <w:pPr>
              <w:spacing w:before="60"/>
              <w:jc w:val="left"/>
              <w:rPr>
                <w:ins w:id="17" w:author="Emik Hakan" w:date="2017-06-06T16:39:00Z"/>
                <w:rFonts w:ascii="Tahoma" w:hAnsi="Tahoma" w:cs="Tahoma"/>
                <w:b/>
                <w:bCs/>
                <w:sz w:val="18"/>
                <w:szCs w:val="18"/>
              </w:rPr>
            </w:pPr>
          </w:p>
          <w:p w14:paraId="261CAF53" w14:textId="5FEC6479" w:rsidR="4070A186" w:rsidRDefault="4070A186" w:rsidP="4070A186">
            <w:pPr>
              <w:spacing w:before="60"/>
              <w:jc w:val="left"/>
              <w:rPr>
                <w:ins w:id="18" w:author="Emik Hakan" w:date="2017-06-06T16:39:00Z"/>
                <w:rFonts w:ascii="Tahoma" w:hAnsi="Tahoma" w:cs="Tahoma"/>
                <w:b/>
                <w:bCs/>
                <w:sz w:val="18"/>
                <w:szCs w:val="18"/>
              </w:rPr>
            </w:pPr>
          </w:p>
          <w:p w14:paraId="603B0771" w14:textId="2CD316BA" w:rsidR="4070A186" w:rsidRDefault="4070A186" w:rsidP="4070A186">
            <w:pPr>
              <w:spacing w:before="60"/>
              <w:jc w:val="left"/>
              <w:rPr>
                <w:ins w:id="19" w:author="Emik Hakan" w:date="2017-06-06T16:39:00Z"/>
                <w:rFonts w:ascii="Tahoma" w:hAnsi="Tahoma" w:cs="Tahoma"/>
                <w:b/>
                <w:bCs/>
                <w:sz w:val="18"/>
                <w:szCs w:val="18"/>
              </w:rPr>
            </w:pPr>
          </w:p>
          <w:p w14:paraId="0D977848" w14:textId="286654BE" w:rsidR="02DBD109" w:rsidRDefault="02DBD109" w:rsidP="02DBD109">
            <w:pPr>
              <w:spacing w:before="60"/>
              <w:jc w:val="left"/>
              <w:rPr>
                <w:rFonts w:ascii="Tahoma" w:hAnsi="Tahoma" w:cs="Tahoma"/>
                <w:b/>
                <w:bCs/>
                <w:sz w:val="18"/>
                <w:szCs w:val="18"/>
              </w:rPr>
            </w:pPr>
          </w:p>
          <w:p w14:paraId="27C4FAFF" w14:textId="436929F7" w:rsidR="4070A186" w:rsidRDefault="4070A186" w:rsidP="4070A186">
            <w:pPr>
              <w:spacing w:before="60"/>
              <w:jc w:val="left"/>
              <w:rPr>
                <w:ins w:id="20" w:author="Emik Hakan" w:date="2017-06-06T16:39:00Z"/>
                <w:rFonts w:ascii="Tahoma" w:hAnsi="Tahoma" w:cs="Tahoma"/>
                <w:b/>
                <w:bCs/>
                <w:sz w:val="18"/>
                <w:szCs w:val="18"/>
              </w:rPr>
            </w:pPr>
          </w:p>
          <w:p w14:paraId="6054A4D1" w14:textId="215F4D0D" w:rsidR="4070A186" w:rsidRDefault="4070A186" w:rsidP="4070A186">
            <w:pPr>
              <w:spacing w:before="60"/>
              <w:jc w:val="left"/>
              <w:rPr>
                <w:ins w:id="21" w:author="Emik Hakan" w:date="2017-06-06T16:39:00Z"/>
                <w:rFonts w:ascii="Tahoma" w:hAnsi="Tahoma" w:cs="Tahoma"/>
                <w:b/>
                <w:bCs/>
                <w:sz w:val="18"/>
                <w:szCs w:val="18"/>
              </w:rPr>
            </w:pPr>
          </w:p>
          <w:p w14:paraId="221402C9" w14:textId="6DA62C4D" w:rsidR="4070A186" w:rsidRDefault="4070A186" w:rsidP="4070A186">
            <w:pPr>
              <w:spacing w:before="60"/>
              <w:jc w:val="left"/>
              <w:rPr>
                <w:ins w:id="22" w:author="Emik Hakan" w:date="2017-06-06T16:39:00Z"/>
                <w:rFonts w:ascii="Tahoma" w:hAnsi="Tahoma" w:cs="Tahoma"/>
                <w:b/>
                <w:bCs/>
                <w:sz w:val="18"/>
                <w:szCs w:val="18"/>
              </w:rPr>
            </w:pPr>
          </w:p>
          <w:p w14:paraId="1250BCD8" w14:textId="24A4239D" w:rsidR="4070A186" w:rsidRDefault="4070A186" w:rsidP="4070A186">
            <w:pPr>
              <w:spacing w:before="60"/>
              <w:jc w:val="left"/>
              <w:rPr>
                <w:ins w:id="23" w:author="Emik Hakan" w:date="2017-06-06T16:39:00Z"/>
                <w:rFonts w:ascii="Tahoma" w:hAnsi="Tahoma" w:cs="Tahoma"/>
                <w:b/>
                <w:bCs/>
                <w:sz w:val="18"/>
                <w:szCs w:val="18"/>
              </w:rPr>
            </w:pPr>
          </w:p>
          <w:p w14:paraId="246CD2C4" w14:textId="6632ECFB" w:rsidR="4070A186" w:rsidRDefault="4070A186" w:rsidP="4070A186">
            <w:pPr>
              <w:spacing w:before="60"/>
              <w:jc w:val="left"/>
              <w:rPr>
                <w:ins w:id="24" w:author="Emik Hakan" w:date="2017-06-06T16:39:00Z"/>
                <w:rFonts w:ascii="Tahoma" w:hAnsi="Tahoma" w:cs="Tahoma"/>
                <w:b/>
                <w:bCs/>
                <w:sz w:val="18"/>
                <w:szCs w:val="18"/>
              </w:rPr>
            </w:pPr>
          </w:p>
          <w:p w14:paraId="74AD02FF" w14:textId="034F0B03" w:rsidR="4070A186" w:rsidRDefault="4070A186" w:rsidP="4070A186">
            <w:pPr>
              <w:spacing w:before="60"/>
              <w:jc w:val="left"/>
              <w:rPr>
                <w:ins w:id="25" w:author="Emik Hakan" w:date="2017-06-06T16:39:00Z"/>
                <w:rFonts w:ascii="Tahoma" w:hAnsi="Tahoma" w:cs="Tahoma"/>
                <w:b/>
                <w:bCs/>
                <w:sz w:val="18"/>
                <w:szCs w:val="18"/>
              </w:rPr>
            </w:pPr>
          </w:p>
          <w:p w14:paraId="1AFCCFA3" w14:textId="6D4D98B9" w:rsidR="4070A186" w:rsidRDefault="4070A186" w:rsidP="4070A186">
            <w:pPr>
              <w:spacing w:before="60"/>
              <w:jc w:val="left"/>
              <w:rPr>
                <w:ins w:id="26" w:author="Emik Hakan" w:date="2017-06-06T16:39:00Z"/>
                <w:rFonts w:ascii="Tahoma" w:hAnsi="Tahoma" w:cs="Tahoma"/>
                <w:b/>
                <w:bCs/>
                <w:sz w:val="18"/>
                <w:szCs w:val="18"/>
              </w:rPr>
            </w:pPr>
          </w:p>
          <w:p w14:paraId="2CBF58EC" w14:textId="77777777" w:rsidR="002D793E" w:rsidRDefault="244DA0CA">
            <w:pPr>
              <w:numPr>
                <w:ilvl w:val="0"/>
                <w:numId w:val="2"/>
              </w:numPr>
              <w:tabs>
                <w:tab w:val="left" w:pos="360"/>
              </w:tabs>
              <w:spacing w:before="60"/>
              <w:jc w:val="left"/>
            </w:pPr>
            <w:r w:rsidRPr="244DA0CA">
              <w:rPr>
                <w:rFonts w:ascii="Tahoma" w:hAnsi="Tahoma" w:cs="Tahoma"/>
                <w:b/>
                <w:bCs/>
                <w:sz w:val="18"/>
                <w:szCs w:val="18"/>
              </w:rPr>
              <w:t>Zusatzziele</w:t>
            </w:r>
          </w:p>
        </w:tc>
        <w:tc>
          <w:tcPr>
            <w:tcW w:w="8135" w:type="dxa"/>
            <w:gridSpan w:val="2"/>
            <w:tcBorders>
              <w:top w:val="single" w:sz="4" w:space="0" w:color="000000"/>
              <w:left w:val="single" w:sz="4" w:space="0" w:color="000000"/>
              <w:bottom w:val="single" w:sz="4" w:space="0" w:color="000000"/>
              <w:right w:val="single" w:sz="4" w:space="0" w:color="000000"/>
            </w:tcBorders>
            <w:shd w:val="clear" w:color="auto" w:fill="auto"/>
            <w:tcPrChange w:id="27" w:author="Emik Hakan" w:date="2017-06-06T16:39:00Z">
              <w:tcPr>
                <w:tcW w:w="8135"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43C31F9D" w14:textId="77777777" w:rsidR="002D793E" w:rsidRDefault="002D793E">
            <w:pPr>
              <w:tabs>
                <w:tab w:val="left" w:pos="360"/>
              </w:tabs>
              <w:snapToGrid w:val="0"/>
              <w:spacing w:after="60"/>
              <w:jc w:val="left"/>
              <w:rPr>
                <w:rFonts w:ascii="Tahoma" w:hAnsi="Tahoma" w:cs="Tahoma"/>
                <w:b/>
                <w:bCs/>
                <w:sz w:val="18"/>
                <w:szCs w:val="18"/>
              </w:rPr>
            </w:pPr>
          </w:p>
          <w:p w14:paraId="2FA0A79F" w14:textId="3B8A7B38" w:rsidR="002D793E" w:rsidRDefault="244DA0CA" w:rsidP="244DA0CA">
            <w:pPr>
              <w:numPr>
                <w:ilvl w:val="0"/>
                <w:numId w:val="2"/>
              </w:numPr>
              <w:tabs>
                <w:tab w:val="left" w:pos="360"/>
              </w:tabs>
              <w:spacing w:after="60"/>
              <w:jc w:val="left"/>
              <w:rPr>
                <w:rFonts w:ascii="Tahoma" w:hAnsi="Tahoma" w:cs="Tahoma"/>
                <w:sz w:val="18"/>
                <w:szCs w:val="18"/>
              </w:rPr>
            </w:pPr>
            <w:r>
              <w:t>Bis Ende Sommer soll eine neue moderne Webseite</w:t>
            </w:r>
            <w:r w:rsidR="00DB4206">
              <w:t xml:space="preserve">, mit Bestell-, Reserviersystem, </w:t>
            </w:r>
            <w:r w:rsidR="0076308C">
              <w:t>etc.</w:t>
            </w:r>
            <w:r w:rsidR="00DB4206">
              <w:t xml:space="preserve"> </w:t>
            </w:r>
            <w:r>
              <w:t xml:space="preserve"> erstellt werden</w:t>
            </w:r>
            <w:r w:rsidR="02DBD109">
              <w:br/>
            </w:r>
          </w:p>
          <w:p w14:paraId="1099C69E" w14:textId="0C2E08CD" w:rsidR="002D793E" w:rsidRDefault="02DBD109" w:rsidP="760772EC">
            <w:pPr>
              <w:numPr>
                <w:ilvl w:val="0"/>
                <w:numId w:val="2"/>
              </w:numPr>
              <w:tabs>
                <w:tab w:val="left" w:pos="360"/>
              </w:tabs>
              <w:spacing w:after="60"/>
              <w:jc w:val="left"/>
              <w:rPr>
                <w:rFonts w:ascii="Tahoma" w:hAnsi="Tahoma" w:cs="Tahoma"/>
                <w:sz w:val="18"/>
                <w:szCs w:val="18"/>
              </w:rPr>
            </w:pPr>
            <w:r>
              <w:t>Kunden sollen über die Webseite bestellen können</w:t>
            </w:r>
            <w:r w:rsidR="6FEAE52F">
              <w:t>, egal ob direkt auf der Seite oder telefonisch</w:t>
            </w:r>
            <w:r w:rsidR="6593D285">
              <w:t>. Die Bestellung soll außerdem auch eine GUI haben.</w:t>
            </w:r>
            <w:r w:rsidR="44EBAF59">
              <w:t xml:space="preserve"> </w:t>
            </w:r>
            <w:r w:rsidR="4008261D">
              <w:t xml:space="preserve">Der Kunde kann Bar oder mit der </w:t>
            </w:r>
            <w:r w:rsidR="1EB2E096">
              <w:t>Kredit- bzw. Bankkarte zahlen.</w:t>
            </w:r>
            <w:ins w:id="28" w:author="Emik Hakan" w:date="2017-06-02T15:11:00Z">
              <w:r w:rsidR="3284255D">
                <w:t xml:space="preserve"> Bei jeder Bestellung bekommt der Lieferant eine Benachrichtigung und kann angeben wie lange die Zustellung ungefähr dauern wird. </w:t>
              </w:r>
            </w:ins>
          </w:p>
          <w:p w14:paraId="0BCE1247" w14:textId="56CBB955" w:rsidR="002D793E" w:rsidRDefault="4070A186" w:rsidP="760772EC">
            <w:pPr>
              <w:numPr>
                <w:ilvl w:val="0"/>
                <w:numId w:val="2"/>
              </w:numPr>
              <w:tabs>
                <w:tab w:val="left" w:pos="360"/>
              </w:tabs>
              <w:spacing w:after="60"/>
              <w:jc w:val="left"/>
              <w:rPr>
                <w:sz w:val="18"/>
                <w:szCs w:val="18"/>
              </w:rPr>
            </w:pPr>
            <w:ins w:id="29" w:author="Emik Hakan" w:date="2017-06-06T16:39:00Z">
              <w:r>
                <w:t>Der Geschäftsinhaber kann die monatliche Statistik ansehen, wie viel Einnahmen sie durch die Bestellungen gemacht haben oder welches Produkt am besten verkauft wurde.</w:t>
              </w:r>
            </w:ins>
          </w:p>
          <w:p w14:paraId="414B5395" w14:textId="13147655" w:rsidR="002D793E" w:rsidRPr="00DB4206" w:rsidRDefault="4070A186">
            <w:pPr>
              <w:numPr>
                <w:ilvl w:val="0"/>
                <w:numId w:val="2"/>
              </w:numPr>
              <w:tabs>
                <w:tab w:val="left" w:pos="360"/>
              </w:tabs>
              <w:spacing w:after="60"/>
              <w:jc w:val="left"/>
              <w:rPr>
                <w:sz w:val="18"/>
                <w:szCs w:val="18"/>
              </w:rPr>
            </w:pPr>
            <w:ins w:id="30" w:author="Emik Hakan" w:date="2017-06-06T16:39:00Z">
              <w:r>
                <w:t xml:space="preserve">Der Kunde kann das Restaurant sowie einzelne Produkte bewerten und einen Kommentar abgeben, entweder anonym oder mit ihren Vor- und Nachnamen. </w:t>
              </w:r>
            </w:ins>
          </w:p>
          <w:p w14:paraId="0CF260C5" w14:textId="165628A7" w:rsidR="007C7195" w:rsidRPr="007C7195" w:rsidRDefault="02DC8944" w:rsidP="007C7195">
            <w:pPr>
              <w:numPr>
                <w:ilvl w:val="0"/>
                <w:numId w:val="2"/>
              </w:numPr>
              <w:tabs>
                <w:tab w:val="left" w:pos="360"/>
              </w:tabs>
              <w:spacing w:after="60"/>
              <w:jc w:val="left"/>
            </w:pPr>
            <w:r>
              <w:t>Reservierungen von Plätzen s</w:t>
            </w:r>
            <w:r w:rsidR="008F26D7">
              <w:t xml:space="preserve">oll über die Webseite erfolgen, </w:t>
            </w:r>
            <w:ins w:id="31" w:author="Emik Hakan" w:date="2017-06-02T15:11:00Z">
              <w:r w:rsidR="3284255D">
                <w:t>dies</w:t>
              </w:r>
            </w:ins>
            <w:del w:id="32" w:author="Emik Hakan" w:date="2017-06-02T15:11:00Z">
              <w:r>
                <w:delText>es</w:delText>
              </w:r>
            </w:del>
            <w:r>
              <w:t xml:space="preserve"> sollte </w:t>
            </w:r>
            <w:ins w:id="33" w:author="Emik Hakan" w:date="2017-06-02T15:11:00Z">
              <w:r w:rsidR="3284255D">
                <w:t xml:space="preserve">ebenfalls eine übersichtliche GUI </w:t>
              </w:r>
            </w:ins>
            <w:ins w:id="34" w:author="Emik Hakan" w:date="2017-06-06T16:39:00Z">
              <w:r w:rsidR="4070A186">
                <w:t>haben</w:t>
              </w:r>
            </w:ins>
            <w:ins w:id="35" w:author="Emik Hakan" w:date="2017-06-02T15:11:00Z">
              <w:r w:rsidR="3284255D">
                <w:t>haben</w:t>
              </w:r>
            </w:ins>
            <w:del w:id="36" w:author="Emik Hakan" w:date="2017-06-02T15:11:00Z">
              <w:r>
                <w:delText>grafisch dargestellt werden</w:delText>
              </w:r>
            </w:del>
            <w:r>
              <w:t xml:space="preserve">. </w:t>
            </w:r>
            <w:r w:rsidR="1A15569A">
              <w:t xml:space="preserve"> </w:t>
            </w:r>
          </w:p>
          <w:p w14:paraId="52F1E903" w14:textId="2EA2FCC2" w:rsidR="00F244A3" w:rsidRDefault="00F244A3" w:rsidP="02DBD109">
            <w:pPr>
              <w:tabs>
                <w:tab w:val="left" w:pos="360"/>
              </w:tabs>
              <w:spacing w:after="60"/>
              <w:jc w:val="left"/>
              <w:rPr>
                <w:rFonts w:ascii="Tahoma" w:hAnsi="Tahoma" w:cs="Tahoma"/>
                <w:sz w:val="18"/>
                <w:szCs w:val="18"/>
              </w:rPr>
            </w:pPr>
          </w:p>
          <w:p w14:paraId="3DC77013" w14:textId="3381D808" w:rsidR="00DB4206" w:rsidRDefault="00DB4206" w:rsidP="02DBD109">
            <w:pPr>
              <w:tabs>
                <w:tab w:val="left" w:pos="360"/>
              </w:tabs>
              <w:spacing w:after="60"/>
              <w:jc w:val="left"/>
              <w:rPr>
                <w:rFonts w:ascii="Tahoma" w:hAnsi="Tahoma" w:cs="Tahoma"/>
                <w:sz w:val="18"/>
                <w:szCs w:val="18"/>
              </w:rPr>
            </w:pPr>
          </w:p>
          <w:p w14:paraId="17496880" w14:textId="77777777" w:rsidR="00DB4206" w:rsidRDefault="00DB4206" w:rsidP="02DBD109">
            <w:pPr>
              <w:tabs>
                <w:tab w:val="left" w:pos="360"/>
              </w:tabs>
              <w:spacing w:after="60"/>
              <w:jc w:val="left"/>
              <w:rPr>
                <w:rFonts w:ascii="Tahoma" w:hAnsi="Tahoma" w:cs="Tahoma"/>
                <w:sz w:val="18"/>
                <w:szCs w:val="18"/>
              </w:rPr>
            </w:pPr>
          </w:p>
          <w:p w14:paraId="343A37A7" w14:textId="3FE4BAB2" w:rsidR="3D5E5126" w:rsidRDefault="244DA0CA" w:rsidP="244DA0CA">
            <w:pPr>
              <w:numPr>
                <w:ilvl w:val="0"/>
                <w:numId w:val="2"/>
              </w:numPr>
              <w:spacing w:after="60"/>
              <w:jc w:val="left"/>
              <w:rPr>
                <w:sz w:val="18"/>
                <w:szCs w:val="18"/>
              </w:rPr>
            </w:pPr>
            <w:r>
              <w:t xml:space="preserve">Die Webseite soll eine Hybrid Applikation sein, dies </w:t>
            </w:r>
            <w:r w:rsidR="004A0DD2">
              <w:t>bedeutet,</w:t>
            </w:r>
            <w:r>
              <w:t xml:space="preserve"> dass die Webseite für mobile Benutzer auch als App zur Verfügung steht.</w:t>
            </w:r>
            <w:r w:rsidR="023CDF16">
              <w:br/>
            </w:r>
          </w:p>
          <w:p w14:paraId="5BD34906" w14:textId="1CAD3516" w:rsidR="002D793E" w:rsidRDefault="244DA0CA" w:rsidP="244DA0CA">
            <w:pPr>
              <w:numPr>
                <w:ilvl w:val="0"/>
                <w:numId w:val="2"/>
              </w:numPr>
              <w:tabs>
                <w:tab w:val="left" w:pos="360"/>
              </w:tabs>
              <w:spacing w:after="60"/>
              <w:jc w:val="left"/>
              <w:rPr>
                <w:rFonts w:ascii="Tahoma" w:hAnsi="Tahoma" w:cs="Tahoma"/>
                <w:sz w:val="18"/>
                <w:szCs w:val="18"/>
              </w:rPr>
            </w:pPr>
            <w:r>
              <w:t>Nach der Bestellung soll die Rechnung direkt gedruckt werden, so dass der Lieferant sie direkt beim Zustellen übergeben kann.</w:t>
            </w:r>
            <w:r w:rsidR="463F1484">
              <w:br/>
            </w:r>
          </w:p>
          <w:p w14:paraId="53A553B4" w14:textId="2BC3529E" w:rsidR="002D793E" w:rsidRDefault="3B276D9C">
            <w:pPr>
              <w:numPr>
                <w:ilvl w:val="0"/>
                <w:numId w:val="2"/>
              </w:numPr>
              <w:tabs>
                <w:tab w:val="left" w:pos="360"/>
              </w:tabs>
              <w:spacing w:after="60"/>
              <w:jc w:val="left"/>
              <w:rPr>
                <w:del w:id="37" w:author="Emik Hakan" w:date="2017-06-02T15:11:00Z"/>
                <w:rFonts w:ascii="Tahoma" w:hAnsi="Tahoma" w:cs="Tahoma"/>
                <w:sz w:val="18"/>
                <w:szCs w:val="18"/>
              </w:rPr>
            </w:pPr>
            <w:ins w:id="38" w:author="Emik Hakan" w:date="2017-06-02T15:11:00Z">
              <w:r>
                <w:t xml:space="preserve">Die </w:t>
              </w:r>
            </w:ins>
            <w:r w:rsidR="531DC3E2">
              <w:t xml:space="preserve">Kunden </w:t>
            </w:r>
            <w:ins w:id="39" w:author="Emik Hakan" w:date="2017-06-02T15:11:00Z">
              <w:r>
                <w:t>können</w:t>
              </w:r>
            </w:ins>
            <w:del w:id="40" w:author="Emik Hakan" w:date="2017-06-02T15:11:00Z">
              <w:r w:rsidR="531DC3E2">
                <w:delText>sollen</w:delText>
              </w:r>
            </w:del>
            <w:r w:rsidR="531DC3E2">
              <w:t xml:space="preserve"> die Bestellung </w:t>
            </w:r>
            <w:ins w:id="41" w:author="Emik Hakan" w:date="2017-06-02T15:11:00Z">
              <w:r>
                <w:t>live</w:t>
              </w:r>
            </w:ins>
            <w:del w:id="42" w:author="Emik Hakan" w:date="2017-06-02T15:11:00Z">
              <w:r w:rsidR="531DC3E2">
                <w:delText>Live</w:delText>
              </w:r>
            </w:del>
            <w:r w:rsidR="531DC3E2">
              <w:t xml:space="preserve"> verfolgen</w:t>
            </w:r>
            <w:ins w:id="43" w:author="Emik Hakan" w:date="2017-06-02T15:11:00Z">
              <w:r>
                <w:t xml:space="preserve">, sie bekommen eine Liefernummer und </w:t>
              </w:r>
            </w:ins>
            <w:ins w:id="44" w:author="Emik Hakan" w:date="2017-06-06T16:39:00Z">
              <w:r w:rsidR="4070A186">
                <w:t xml:space="preserve">werden benachrichtigt sobald ihre Lieferung in der Nähe ist.  </w:t>
              </w:r>
            </w:ins>
            <w:del w:id="45" w:author="Emik Hakan" w:date="2017-06-02T15:11:00Z">
              <w:r w:rsidR="531DC3E2">
                <w:delText xml:space="preserve"> können</w:delText>
              </w:r>
              <w:r w:rsidR="00F17AAE">
                <w:br/>
              </w:r>
            </w:del>
          </w:p>
          <w:p w14:paraId="3978921E" w14:textId="1008DFBA" w:rsidR="00F244A3" w:rsidRDefault="1A52B0F6">
            <w:pPr>
              <w:numPr>
                <w:ilvl w:val="0"/>
                <w:numId w:val="2"/>
              </w:numPr>
              <w:tabs>
                <w:tab w:val="left" w:pos="360"/>
              </w:tabs>
              <w:spacing w:after="60" w:line="259" w:lineRule="auto"/>
              <w:jc w:val="left"/>
            </w:pPr>
            <w:del w:id="46" w:author="Emik Hakan" w:date="2017-06-06T16:39:00Z">
              <w:r>
                <w:delText>Bonus für treue Kunden</w:delText>
              </w:r>
            </w:del>
          </w:p>
          <w:p w14:paraId="24245EA0" w14:textId="2CB4EEC8" w:rsidR="00F244A3" w:rsidRDefault="00F244A3" w:rsidP="02DBD109">
            <w:pPr>
              <w:tabs>
                <w:tab w:val="left" w:pos="360"/>
              </w:tabs>
              <w:spacing w:after="60"/>
              <w:jc w:val="left"/>
              <w:rPr>
                <w:rFonts w:ascii="Tahoma" w:hAnsi="Tahoma" w:cs="Tahoma"/>
                <w:sz w:val="16"/>
              </w:rPr>
            </w:pPr>
          </w:p>
          <w:p w14:paraId="08890925" w14:textId="53D11A73" w:rsidR="002D793E" w:rsidRDefault="4070A186" w:rsidP="760772EC">
            <w:pPr>
              <w:numPr>
                <w:ilvl w:val="0"/>
                <w:numId w:val="2"/>
              </w:numPr>
              <w:tabs>
                <w:tab w:val="left" w:pos="360"/>
              </w:tabs>
              <w:spacing w:after="60"/>
              <w:jc w:val="left"/>
              <w:rPr>
                <w:sz w:val="16"/>
                <w:szCs w:val="16"/>
              </w:rPr>
            </w:pPr>
            <w:ins w:id="47" w:author="Emik Hakan" w:date="2017-06-06T16:39:00Z">
              <w:r>
                <w:t xml:space="preserve">Auf der Webseite kann man sich initiativ bewerben, der Geschäftsinhaber kann alle Bewerbungen verwalten. </w:t>
              </w:r>
              <w:r w:rsidR="3284255D">
                <w:br/>
              </w:r>
            </w:ins>
            <w:del w:id="48" w:author="Emik Hakan" w:date="2017-06-06T16:39:00Z">
              <w:r w:rsidR="02DBD109">
                <w:delText xml:space="preserve">Initiativ Bewerbung </w:delText>
              </w:r>
              <w:r w:rsidR="00F17AAE">
                <w:br/>
              </w:r>
            </w:del>
          </w:p>
          <w:p w14:paraId="0C308160" w14:textId="77777777" w:rsidR="002D793E" w:rsidRDefault="00AC62F9" w:rsidP="3D5E5126">
            <w:pPr>
              <w:tabs>
                <w:tab w:val="left" w:pos="360"/>
              </w:tabs>
              <w:spacing w:after="60"/>
              <w:jc w:val="left"/>
            </w:pPr>
            <w:r>
              <w:br/>
            </w:r>
          </w:p>
        </w:tc>
      </w:tr>
      <w:tr w:rsidR="00022C74" w14:paraId="7E4BC6BE" w14:textId="77777777" w:rsidTr="002E395E">
        <w:tblPrEx>
          <w:tblW w:w="0" w:type="auto"/>
          <w:tblInd w:w="40" w:type="dxa"/>
          <w:tblLayout w:type="fixed"/>
          <w:tblCellMar>
            <w:left w:w="67" w:type="dxa"/>
            <w:right w:w="67" w:type="dxa"/>
          </w:tblCellMar>
          <w:tblLook w:val="0000" w:firstRow="0" w:lastRow="0" w:firstColumn="0" w:lastColumn="0" w:noHBand="0" w:noVBand="0"/>
          <w:tblPrExChange w:id="49" w:author="Emik Hakan" w:date="2017-06-06T16:39:00Z">
            <w:tblPrEx>
              <w:tblW w:w="0" w:type="auto"/>
              <w:tblInd w:w="40" w:type="dxa"/>
              <w:tblLayout w:type="fixed"/>
              <w:tblCellMar>
                <w:left w:w="67" w:type="dxa"/>
                <w:right w:w="67" w:type="dxa"/>
              </w:tblCellMar>
              <w:tblLook w:val="0000" w:firstRow="0" w:lastRow="0" w:firstColumn="0" w:lastColumn="0" w:noHBand="0" w:noVBand="0"/>
            </w:tblPrEx>
          </w:tblPrExChange>
        </w:tblPrEx>
        <w:trPr>
          <w:cantSplit/>
          <w:trPrChange w:id="50" w:author="Emik Hakan" w:date="2017-06-06T16:39:00Z">
            <w:trPr>
              <w:cantSplit/>
            </w:trPr>
          </w:trPrChange>
        </w:trPr>
        <w:tc>
          <w:tcPr>
            <w:tcW w:w="1844" w:type="dxa"/>
            <w:tcBorders>
              <w:top w:val="single" w:sz="4" w:space="0" w:color="000000"/>
              <w:left w:val="single" w:sz="4" w:space="0" w:color="000000"/>
              <w:bottom w:val="single" w:sz="4" w:space="0" w:color="000000"/>
            </w:tcBorders>
            <w:shd w:val="clear" w:color="auto" w:fill="auto"/>
            <w:tcPrChange w:id="51" w:author="Emik Hakan" w:date="2017-06-06T16:39:00Z">
              <w:tcPr>
                <w:tcW w:w="1844" w:type="dxa"/>
                <w:tcBorders>
                  <w:top w:val="single" w:sz="4" w:space="0" w:color="000000"/>
                  <w:left w:val="single" w:sz="4" w:space="0" w:color="000000"/>
                  <w:bottom w:val="single" w:sz="4" w:space="0" w:color="000000"/>
                </w:tcBorders>
                <w:shd w:val="clear" w:color="auto" w:fill="auto"/>
              </w:tcPr>
            </w:tcPrChange>
          </w:tcPr>
          <w:p w14:paraId="174B8F1B" w14:textId="77777777" w:rsidR="002D793E" w:rsidRDefault="244DA0CA">
            <w:pPr>
              <w:tabs>
                <w:tab w:val="left" w:pos="72"/>
              </w:tabs>
              <w:snapToGrid w:val="0"/>
              <w:spacing w:before="60"/>
              <w:jc w:val="left"/>
            </w:pPr>
            <w:r w:rsidRPr="244DA0CA">
              <w:rPr>
                <w:rFonts w:ascii="Tahoma" w:hAnsi="Tahoma" w:cs="Tahoma"/>
                <w:b/>
                <w:bCs/>
                <w:sz w:val="18"/>
                <w:szCs w:val="18"/>
              </w:rPr>
              <w:t>Nicht-Ziele</w:t>
            </w:r>
          </w:p>
        </w:tc>
        <w:tc>
          <w:tcPr>
            <w:tcW w:w="8135" w:type="dxa"/>
            <w:gridSpan w:val="2"/>
            <w:tcBorders>
              <w:top w:val="single" w:sz="4" w:space="0" w:color="000000"/>
              <w:left w:val="single" w:sz="4" w:space="0" w:color="000000"/>
              <w:bottom w:val="single" w:sz="4" w:space="0" w:color="000000"/>
              <w:right w:val="single" w:sz="4" w:space="0" w:color="000000"/>
            </w:tcBorders>
            <w:shd w:val="clear" w:color="auto" w:fill="auto"/>
            <w:tcPrChange w:id="52" w:author="Emik Hakan" w:date="2017-06-06T16:39:00Z">
              <w:tcPr>
                <w:tcW w:w="8135"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3286F402" w14:textId="48793F54" w:rsidR="002D793E" w:rsidRDefault="4070A186">
            <w:pPr>
              <w:numPr>
                <w:ilvl w:val="0"/>
                <w:numId w:val="2"/>
              </w:numPr>
              <w:tabs>
                <w:tab w:val="left" w:pos="360"/>
              </w:tabs>
              <w:spacing w:after="60"/>
              <w:jc w:val="left"/>
            </w:pPr>
            <w:ins w:id="53" w:author="Emik Hakan" w:date="2017-06-06T16:39:00Z">
              <w:r>
                <w:t xml:space="preserve">Die Webseite sollte nicht abhängig von anderen Plattformen sein und das Design darf nicht generisch aussehen. </w:t>
              </w:r>
            </w:ins>
            <w:del w:id="54" w:author="Emik Hakan" w:date="2017-06-06T16:39:00Z">
              <w:r w:rsidR="1C8D5DBE">
                <w:delText>Keine Vorlage Webseite</w:delText>
              </w:r>
            </w:del>
          </w:p>
        </w:tc>
      </w:tr>
    </w:tbl>
    <w:p w14:paraId="583B5F12" w14:textId="5ACBFC3F" w:rsidR="002D793E" w:rsidRDefault="002D793E" w:rsidP="760772EC">
      <w:pPr>
        <w:pStyle w:val="berschrift2"/>
        <w:numPr>
          <w:ilvl w:val="1"/>
          <w:numId w:val="0"/>
        </w:numPr>
        <w:tabs>
          <w:tab w:val="left" w:pos="0"/>
        </w:tabs>
        <w:rPr>
          <w:rFonts w:ascii="Tahoma" w:hAnsi="Tahoma" w:cs="Tahoma"/>
          <w:i/>
          <w:iCs/>
          <w:sz w:val="16"/>
          <w:szCs w:val="16"/>
          <w:lang w:val="de-DE"/>
        </w:rPr>
      </w:pPr>
      <w:bookmarkStart w:id="55" w:name="_Toc484178432"/>
    </w:p>
    <w:p w14:paraId="519002C9" w14:textId="50EDF12F" w:rsidR="002D793E" w:rsidRDefault="00AC62F9" w:rsidP="760772EC">
      <w:pPr>
        <w:pStyle w:val="berschrift2"/>
        <w:numPr>
          <w:ilvl w:val="1"/>
          <w:numId w:val="0"/>
        </w:numPr>
        <w:tabs>
          <w:tab w:val="left" w:pos="0"/>
        </w:tabs>
        <w:rPr>
          <w:rFonts w:ascii="Tahoma" w:hAnsi="Tahoma" w:cs="Tahoma"/>
          <w:i/>
          <w:iCs/>
          <w:sz w:val="16"/>
          <w:szCs w:val="16"/>
          <w:lang w:val="de-DE"/>
        </w:rPr>
      </w:pPr>
      <w:r>
        <w:rPr>
          <w:rFonts w:ascii="Tahoma" w:hAnsi="Tahoma" w:cs="Tahoma"/>
          <w:lang w:val="de-DE"/>
        </w:rPr>
        <w:lastRenderedPageBreak/>
        <w:t>Projektorganigramm</w:t>
      </w:r>
      <w:bookmarkEnd w:id="55"/>
      <w:r w:rsidR="003256E5">
        <w:rPr>
          <w:rFonts w:ascii="Tahoma" w:hAnsi="Tahoma" w:cs="Tahoma"/>
          <w:lang w:val="de-DE"/>
        </w:rPr>
        <w:tab/>
      </w:r>
    </w:p>
    <w:p w14:paraId="1D3B5DF7" w14:textId="414AE452" w:rsidR="002D793E" w:rsidRDefault="00034B57">
      <w:pPr>
        <w:rPr>
          <w:del w:id="56" w:author="Emik Hakan" w:date="2017-06-02T15:11:00Z"/>
        </w:rPr>
      </w:pPr>
      <w:bookmarkStart w:id="57" w:name="_Hlk484177635"/>
      <w:bookmarkStart w:id="58" w:name="_Hlk484177550"/>
      <w:bookmarkEnd w:id="57"/>
      <w:bookmarkEnd w:id="58"/>
      <w:ins w:id="59" w:author="Emik Hakan" w:date="2017-06-02T15:11:00Z">
        <w:r>
          <w:rPr>
            <w:noProof/>
          </w:rPr>
          <mc:AlternateContent>
            <mc:Choice Requires="wpg">
              <w:drawing>
                <wp:anchor distT="0" distB="0" distL="114300" distR="114300" simplePos="0" relativeHeight="251658242" behindDoc="0" locked="0" layoutInCell="1" allowOverlap="1" wp14:anchorId="59250B09" wp14:editId="4398358B">
                  <wp:simplePos x="0" y="0"/>
                  <wp:positionH relativeFrom="column">
                    <wp:posOffset>7620</wp:posOffset>
                  </wp:positionH>
                  <wp:positionV relativeFrom="paragraph">
                    <wp:posOffset>-7620</wp:posOffset>
                  </wp:positionV>
                  <wp:extent cx="6285230" cy="4575810"/>
                  <wp:effectExtent l="0" t="0" r="1270" b="0"/>
                  <wp:wrapNone/>
                  <wp:docPr id="16" name="Gruppieren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5230" cy="4575810"/>
                            <a:chOff x="0" y="0"/>
                            <a:chExt cx="7322820" cy="4610100"/>
                          </a:xfrm>
                        </wpg:grpSpPr>
                        <wps:wsp>
                          <wps:cNvPr id="17" name="Ellipse 1"/>
                          <wps:cNvSpPr/>
                          <wps:spPr>
                            <a:xfrm>
                              <a:off x="2621280" y="0"/>
                              <a:ext cx="1973580" cy="115062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95F33C7" w14:textId="77777777" w:rsidR="00284DE1" w:rsidRPr="00284DE1" w:rsidRDefault="00284DE1" w:rsidP="00284DE1">
                                <w:pPr>
                                  <w:jc w:val="center"/>
                                  <w:rPr>
                                    <w:ins w:id="60" w:author="Emik Hakan" w:date="2017-06-02T15:11:00Z"/>
                                    <w:b/>
                                  </w:rPr>
                                </w:pPr>
                                <w:ins w:id="61" w:author="Emik Hakan" w:date="2017-06-02T15:11:00Z">
                                  <w:r w:rsidRPr="00284DE1">
                                    <w:rPr>
                                      <w:b/>
                                    </w:rPr>
                                    <w:t>AG</w:t>
                                  </w:r>
                                </w:ins>
                              </w:p>
                              <w:p w14:paraId="14523E4D" w14:textId="77777777" w:rsidR="00284DE1" w:rsidRPr="00284DE1" w:rsidRDefault="00284DE1" w:rsidP="00284DE1">
                                <w:pPr>
                                  <w:jc w:val="center"/>
                                  <w:rPr>
                                    <w:ins w:id="62" w:author="Emik Hakan" w:date="2017-06-02T15:11:00Z"/>
                                    <w:b/>
                                  </w:rPr>
                                </w:pPr>
                                <w:ins w:id="63" w:author="Emik Hakan" w:date="2017-06-02T15:11:00Z">
                                  <w:r w:rsidRPr="00284DE1">
                                    <w:rPr>
                                      <w:b/>
                                    </w:rPr>
                                    <w:t>Özgür Saskin</w:t>
                                  </w:r>
                                </w:ins>
                              </w:p>
                              <w:p w14:paraId="322CBDC1" w14:textId="77777777" w:rsidR="00284DE1" w:rsidRPr="00284DE1" w:rsidRDefault="00284DE1" w:rsidP="00284DE1">
                                <w:pPr>
                                  <w:jc w:val="center"/>
                                  <w:rPr>
                                    <w:ins w:id="64" w:author="Emik Hakan" w:date="2017-06-02T15:11:00Z"/>
                                    <w:b/>
                                  </w:rPr>
                                </w:pPr>
                                <w:ins w:id="65" w:author="Emik Hakan" w:date="2017-06-02T15:11:00Z">
                                  <w:r w:rsidRPr="00284DE1">
                                    <w:rPr>
                                      <w:b/>
                                    </w:rPr>
                                    <w:t>Eigentümer GartBistro</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lipse 3"/>
                          <wps:cNvSpPr/>
                          <wps:spPr>
                            <a:xfrm>
                              <a:off x="2933700" y="2011680"/>
                              <a:ext cx="1577340" cy="82296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79786E46" w14:textId="77777777" w:rsidR="00284DE1" w:rsidRPr="004132B8" w:rsidRDefault="00284DE1" w:rsidP="00284DE1">
                                <w:pPr>
                                  <w:jc w:val="center"/>
                                  <w:rPr>
                                    <w:ins w:id="66" w:author="Emik Hakan" w:date="2017-06-02T15:11:00Z"/>
                                    <w:b/>
                                  </w:rPr>
                                </w:pPr>
                                <w:ins w:id="67" w:author="Emik Hakan" w:date="2017-06-02T15:11:00Z">
                                  <w:r w:rsidRPr="004132B8">
                                    <w:rPr>
                                      <w:b/>
                                    </w:rPr>
                                    <w:t xml:space="preserve">PL </w:t>
                                  </w:r>
                                </w:ins>
                              </w:p>
                              <w:p w14:paraId="1C2B797B" w14:textId="30B39650" w:rsidR="00284DE1" w:rsidRPr="004132B8" w:rsidRDefault="00284DE1" w:rsidP="00284DE1">
                                <w:pPr>
                                  <w:jc w:val="center"/>
                                  <w:rPr>
                                    <w:ins w:id="68" w:author="Emik Hakan" w:date="2017-06-02T15:11:00Z"/>
                                    <w:b/>
                                  </w:rPr>
                                </w:pPr>
                                <w:del w:id="69" w:author="Celik Anil" w:date="2017-06-06T16:39:00Z">
                                  <w:r w:rsidRPr="004132B8">
                                    <w:rPr>
                                      <w:b/>
                                    </w:rPr>
                                    <w:delText>Metin Gökcen</w:delText>
                                  </w:r>
                                </w:del>
                                <w:ins w:id="70" w:author="Celik Anil" w:date="2017-06-06T16:39:00Z">
                                  <w:r w:rsidR="00022C74">
                                    <w:rPr>
                                      <w:b/>
                                    </w:rPr>
                                    <w:t>Anil Celik</w:t>
                                  </w:r>
                                </w:ins>
                                <w:ins w:id="71" w:author="Emik Hakan" w:date="2017-06-02T15:11:00Z">
                                  <w:r w:rsidRPr="004132B8">
                                    <w:rPr>
                                      <w:b/>
                                    </w:rPr>
                                    <w:t xml:space="preserv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e 5"/>
                          <wps:cNvSpPr/>
                          <wps:spPr>
                            <a:xfrm>
                              <a:off x="2948940" y="3261360"/>
                              <a:ext cx="1577340" cy="82296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4AE01583" w14:textId="77777777" w:rsidR="00284DE1" w:rsidRPr="004132B8" w:rsidRDefault="00284DE1" w:rsidP="00284DE1">
                                <w:pPr>
                                  <w:jc w:val="center"/>
                                  <w:rPr>
                                    <w:ins w:id="72" w:author="Emik Hakan" w:date="2017-06-02T15:11:00Z"/>
                                    <w:b/>
                                  </w:rPr>
                                </w:pPr>
                                <w:ins w:id="73" w:author="Emik Hakan" w:date="2017-06-02T15:11:00Z">
                                  <w:r w:rsidRPr="004132B8">
                                    <w:rPr>
                                      <w:b/>
                                    </w:rPr>
                                    <w:t xml:space="preserve">PTM </w:t>
                                  </w:r>
                                </w:ins>
                              </w:p>
                              <w:p w14:paraId="11A6146A" w14:textId="77777777" w:rsidR="00284DE1" w:rsidRPr="004132B8" w:rsidRDefault="00284DE1" w:rsidP="00284DE1">
                                <w:pPr>
                                  <w:jc w:val="center"/>
                                  <w:rPr>
                                    <w:ins w:id="74" w:author="Emik Hakan" w:date="2017-06-02T15:11:00Z"/>
                                    <w:b/>
                                  </w:rPr>
                                </w:pPr>
                                <w:ins w:id="75" w:author="Emik Hakan" w:date="2017-06-02T15:11:00Z">
                                  <w:r w:rsidRPr="004132B8">
                                    <w:rPr>
                                      <w:b/>
                                    </w:rPr>
                                    <w:t>Hakan Emik</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lipse 6"/>
                          <wps:cNvSpPr/>
                          <wps:spPr>
                            <a:xfrm>
                              <a:off x="624840" y="2758440"/>
                              <a:ext cx="1577340" cy="82296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18E1D2F1" w14:textId="77777777" w:rsidR="00284DE1" w:rsidRPr="004132B8" w:rsidRDefault="00284DE1" w:rsidP="00284DE1">
                                <w:pPr>
                                  <w:jc w:val="center"/>
                                  <w:rPr>
                                    <w:ins w:id="76" w:author="Emik Hakan" w:date="2017-06-02T15:11:00Z"/>
                                    <w:b/>
                                  </w:rPr>
                                </w:pPr>
                                <w:ins w:id="77" w:author="Emik Hakan" w:date="2017-06-02T15:11:00Z">
                                  <w:r w:rsidRPr="004132B8">
                                    <w:rPr>
                                      <w:b/>
                                    </w:rPr>
                                    <w:t>PTM</w:t>
                                  </w:r>
                                </w:ins>
                              </w:p>
                              <w:p w14:paraId="2A66340E" w14:textId="76B74CA3" w:rsidR="00284DE1" w:rsidRPr="004132B8" w:rsidRDefault="00284DE1" w:rsidP="00284DE1">
                                <w:pPr>
                                  <w:jc w:val="center"/>
                                  <w:rPr>
                                    <w:ins w:id="78" w:author="Emik Hakan" w:date="2017-06-02T15:11:00Z"/>
                                    <w:b/>
                                  </w:rPr>
                                </w:pPr>
                                <w:del w:id="79" w:author="Celik Anil" w:date="2017-06-06T16:39:00Z">
                                  <w:r w:rsidRPr="004132B8">
                                    <w:rPr>
                                      <w:b/>
                                    </w:rPr>
                                    <w:delText>Anil Celik</w:delText>
                                  </w:r>
                                </w:del>
                                <w:ins w:id="80" w:author="Celik Anil" w:date="2017-06-06T16:39:00Z">
                                  <w:r w:rsidR="00022C74">
                                    <w:rPr>
                                      <w:b/>
                                    </w:rPr>
                                    <w:t>Metin Gökcen</w:t>
                                  </w:r>
                                </w:ins>
                              </w:p>
                              <w:p w14:paraId="2DE7C205" w14:textId="77777777" w:rsidR="00284DE1" w:rsidRPr="004132B8" w:rsidRDefault="00284DE1" w:rsidP="00284DE1">
                                <w:pPr>
                                  <w:jc w:val="center"/>
                                  <w:rPr>
                                    <w:ins w:id="81" w:author="Emik Hakan" w:date="2017-06-02T15:11:00Z"/>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lipse 7"/>
                          <wps:cNvSpPr/>
                          <wps:spPr>
                            <a:xfrm>
                              <a:off x="0" y="1821180"/>
                              <a:ext cx="7322820" cy="2788920"/>
                            </a:xfrm>
                            <a:prstGeom prst="ellips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lipse 8"/>
                          <wps:cNvSpPr/>
                          <wps:spPr>
                            <a:xfrm>
                              <a:off x="2316480" y="1821180"/>
                              <a:ext cx="2773680" cy="1318260"/>
                            </a:xfrm>
                            <a:prstGeom prst="ellips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lipse 9"/>
                          <wps:cNvSpPr/>
                          <wps:spPr>
                            <a:xfrm>
                              <a:off x="4899660" y="2766060"/>
                              <a:ext cx="1577340" cy="82296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579EDE76" w14:textId="77777777" w:rsidR="00284DE1" w:rsidRPr="004132B8" w:rsidRDefault="00284DE1" w:rsidP="00284DE1">
                                <w:pPr>
                                  <w:jc w:val="center"/>
                                  <w:rPr>
                                    <w:ins w:id="82" w:author="Emik Hakan" w:date="2017-06-02T15:11:00Z"/>
                                    <w:b/>
                                  </w:rPr>
                                </w:pPr>
                                <w:ins w:id="83" w:author="Emik Hakan" w:date="2017-06-02T15:11:00Z">
                                  <w:r w:rsidRPr="004132B8">
                                    <w:rPr>
                                      <w:b/>
                                    </w:rPr>
                                    <w:t xml:space="preserve">PTM </w:t>
                                  </w:r>
                                </w:ins>
                              </w:p>
                              <w:p w14:paraId="04C92DA9" w14:textId="77777777" w:rsidR="00284DE1" w:rsidRPr="004132B8" w:rsidRDefault="00284DE1" w:rsidP="00284DE1">
                                <w:pPr>
                                  <w:jc w:val="center"/>
                                  <w:rPr>
                                    <w:ins w:id="84" w:author="Emik Hakan" w:date="2017-06-02T15:11:00Z"/>
                                    <w:b/>
                                  </w:rPr>
                                </w:pPr>
                                <w:ins w:id="85" w:author="Emik Hakan" w:date="2017-06-02T15:11:00Z">
                                  <w:r w:rsidRPr="004132B8">
                                    <w:rPr>
                                      <w:b/>
                                    </w:rPr>
                                    <w:t>Dervis Yeniavci</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Gerader Verbinder 10"/>
                          <wps:cNvCnPr/>
                          <wps:spPr>
                            <a:xfrm>
                              <a:off x="3611880" y="1150620"/>
                              <a:ext cx="53340" cy="861060"/>
                            </a:xfrm>
                            <a:prstGeom prst="line">
                              <a:avLst/>
                            </a:prstGeom>
                            <a:noFill/>
                            <a:ln w="19050" cap="flat" cmpd="sng" algn="ctr">
                              <a:solidFill>
                                <a:srgbClr val="ED7D31"/>
                              </a:solidFill>
                              <a:prstDash val="solid"/>
                              <a:miter lim="800000"/>
                            </a:ln>
                            <a:effectLst/>
                          </wps:spPr>
                          <wps:bodyPr/>
                        </wps:wsp>
                        <wpg:grpSp>
                          <wpg:cNvPr id="26" name="Gruppieren 11"/>
                          <wpg:cNvGrpSpPr/>
                          <wpg:grpSpPr>
                            <a:xfrm>
                              <a:off x="1424940" y="2682240"/>
                              <a:ext cx="4251960" cy="697231"/>
                              <a:chOff x="0" y="0"/>
                              <a:chExt cx="4251960" cy="697231"/>
                            </a:xfrm>
                          </wpg:grpSpPr>
                          <wps:wsp>
                            <wps:cNvPr id="27" name="Eckige Klammer rechts 2"/>
                            <wps:cNvSpPr/>
                            <wps:spPr>
                              <a:xfrm rot="16200000">
                                <a:off x="2004060" y="-2000250"/>
                                <a:ext cx="243840" cy="4251960"/>
                              </a:xfrm>
                              <a:prstGeom prst="rightBracket">
                                <a:avLst/>
                              </a:prstGeom>
                              <a:noFill/>
                              <a:ln w="1905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Gerader Verbinder 4"/>
                            <wps:cNvCnPr/>
                            <wps:spPr>
                              <a:xfrm>
                                <a:off x="2312670" y="0"/>
                                <a:ext cx="7620" cy="697231"/>
                              </a:xfrm>
                              <a:prstGeom prst="line">
                                <a:avLst/>
                              </a:prstGeom>
                              <a:noFill/>
                              <a:ln w="19050" cap="flat" cmpd="sng" algn="ctr">
                                <a:solidFill>
                                  <a:srgbClr val="ED7D31"/>
                                </a:solidFill>
                                <a:prstDash val="solid"/>
                                <a:miter lim="800000"/>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59250B09" id="Gruppieren 12" o:spid="_x0000_s1026" style="position:absolute;left:0;text-align:left;margin-left:.6pt;margin-top:-.6pt;width:494.9pt;height:360.3pt;z-index:251658242" coordsize="73228,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">
                  <v:oval id="Ellipse 1" o:spid="_x0000_s1027" style="position:absolute;left:26212;width:19736;height:1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" fillcolor="#4472c4" strokecolor="#2f528f" strokeweight="1pt">
                    <v:stroke joinstyle="miter"/>
                    <v:textbox>
                      <w:txbxContent>
                        <w:p w14:paraId="395F33C7" w14:textId="77777777" w:rsidR="00284DE1" w:rsidRPr="00284DE1" w:rsidRDefault="00284DE1" w:rsidP="00284DE1">
                          <w:pPr>
                            <w:jc w:val="center"/>
                            <w:rPr>
                              <w:ins w:id="86" w:author="Emik Hakan" w:date="2017-06-02T15:11:00Z"/>
                              <w:b/>
                            </w:rPr>
                          </w:pPr>
                          <w:ins w:id="87" w:author="Emik Hakan" w:date="2017-06-02T15:11:00Z">
                            <w:r w:rsidRPr="00284DE1">
                              <w:rPr>
                                <w:b/>
                              </w:rPr>
                              <w:t>AG</w:t>
                            </w:r>
                          </w:ins>
                        </w:p>
                        <w:p w14:paraId="14523E4D" w14:textId="77777777" w:rsidR="00284DE1" w:rsidRPr="00284DE1" w:rsidRDefault="00284DE1" w:rsidP="00284DE1">
                          <w:pPr>
                            <w:jc w:val="center"/>
                            <w:rPr>
                              <w:ins w:id="88" w:author="Emik Hakan" w:date="2017-06-02T15:11:00Z"/>
                              <w:b/>
                            </w:rPr>
                          </w:pPr>
                          <w:ins w:id="89" w:author="Emik Hakan" w:date="2017-06-02T15:11:00Z">
                            <w:r w:rsidRPr="00284DE1">
                              <w:rPr>
                                <w:b/>
                              </w:rPr>
                              <w:t>Özgür Saskin</w:t>
                            </w:r>
                          </w:ins>
                        </w:p>
                        <w:p w14:paraId="322CBDC1" w14:textId="77777777" w:rsidR="00284DE1" w:rsidRPr="00284DE1" w:rsidRDefault="00284DE1" w:rsidP="00284DE1">
                          <w:pPr>
                            <w:jc w:val="center"/>
                            <w:rPr>
                              <w:ins w:id="90" w:author="Emik Hakan" w:date="2017-06-02T15:11:00Z"/>
                              <w:b/>
                            </w:rPr>
                          </w:pPr>
                          <w:ins w:id="91" w:author="Emik Hakan" w:date="2017-06-02T15:11:00Z">
                            <w:r w:rsidRPr="00284DE1">
                              <w:rPr>
                                <w:b/>
                              </w:rPr>
                              <w:t>Eigentümer GartBistro</w:t>
                            </w:r>
                          </w:ins>
                        </w:p>
                      </w:txbxContent>
                    </v:textbox>
                  </v:oval>
                  <v:oval id="Ellipse 3" o:spid="_x0000_s1028" style="position:absolute;left:29337;top:20116;width:15773;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" fillcolor="#4472c4" strokecolor="#2f528f" strokeweight="1pt">
                    <v:stroke joinstyle="miter"/>
                    <v:textbox>
                      <w:txbxContent>
                        <w:p w14:paraId="79786E46" w14:textId="77777777" w:rsidR="00284DE1" w:rsidRPr="004132B8" w:rsidRDefault="00284DE1" w:rsidP="00284DE1">
                          <w:pPr>
                            <w:jc w:val="center"/>
                            <w:rPr>
                              <w:ins w:id="92" w:author="Emik Hakan" w:date="2017-06-02T15:11:00Z"/>
                              <w:b/>
                            </w:rPr>
                          </w:pPr>
                          <w:ins w:id="93" w:author="Emik Hakan" w:date="2017-06-02T15:11:00Z">
                            <w:r w:rsidRPr="004132B8">
                              <w:rPr>
                                <w:b/>
                              </w:rPr>
                              <w:t xml:space="preserve">PL </w:t>
                            </w:r>
                          </w:ins>
                        </w:p>
                        <w:p w14:paraId="1C2B797B" w14:textId="30B39650" w:rsidR="00284DE1" w:rsidRPr="004132B8" w:rsidRDefault="00284DE1" w:rsidP="00284DE1">
                          <w:pPr>
                            <w:jc w:val="center"/>
                            <w:rPr>
                              <w:ins w:id="94" w:author="Emik Hakan" w:date="2017-06-02T15:11:00Z"/>
                              <w:b/>
                            </w:rPr>
                          </w:pPr>
                          <w:del w:id="95" w:author="Celik Anil" w:date="2017-06-06T16:39:00Z">
                            <w:r w:rsidRPr="004132B8">
                              <w:rPr>
                                <w:b/>
                              </w:rPr>
                              <w:delText>Metin Gökcen</w:delText>
                            </w:r>
                          </w:del>
                          <w:ins w:id="96" w:author="Celik Anil" w:date="2017-06-06T16:39:00Z">
                            <w:r w:rsidR="00022C74">
                              <w:rPr>
                                <w:b/>
                              </w:rPr>
                              <w:t>Anil Celik</w:t>
                            </w:r>
                          </w:ins>
                          <w:ins w:id="97" w:author="Emik Hakan" w:date="2017-06-02T15:11:00Z">
                            <w:r w:rsidRPr="004132B8">
                              <w:rPr>
                                <w:b/>
                              </w:rPr>
                              <w:t xml:space="preserve"> </w:t>
                            </w:r>
                          </w:ins>
                        </w:p>
                      </w:txbxContent>
                    </v:textbox>
                  </v:oval>
                  <v:oval id="Ellipse 5" o:spid="_x0000_s1029" style="position:absolute;left:29489;top:32613;width:15773;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" fillcolor="#4472c4" strokecolor="#2f528f" strokeweight="1pt">
                    <v:stroke joinstyle="miter"/>
                    <v:textbox>
                      <w:txbxContent>
                        <w:p w14:paraId="4AE01583" w14:textId="77777777" w:rsidR="00284DE1" w:rsidRPr="004132B8" w:rsidRDefault="00284DE1" w:rsidP="00284DE1">
                          <w:pPr>
                            <w:jc w:val="center"/>
                            <w:rPr>
                              <w:ins w:id="98" w:author="Emik Hakan" w:date="2017-06-02T15:11:00Z"/>
                              <w:b/>
                            </w:rPr>
                          </w:pPr>
                          <w:ins w:id="99" w:author="Emik Hakan" w:date="2017-06-02T15:11:00Z">
                            <w:r w:rsidRPr="004132B8">
                              <w:rPr>
                                <w:b/>
                              </w:rPr>
                              <w:t xml:space="preserve">PTM </w:t>
                            </w:r>
                          </w:ins>
                        </w:p>
                        <w:p w14:paraId="11A6146A" w14:textId="77777777" w:rsidR="00284DE1" w:rsidRPr="004132B8" w:rsidRDefault="00284DE1" w:rsidP="00284DE1">
                          <w:pPr>
                            <w:jc w:val="center"/>
                            <w:rPr>
                              <w:ins w:id="100" w:author="Emik Hakan" w:date="2017-06-02T15:11:00Z"/>
                              <w:b/>
                            </w:rPr>
                          </w:pPr>
                          <w:ins w:id="101" w:author="Emik Hakan" w:date="2017-06-02T15:11:00Z">
                            <w:r w:rsidRPr="004132B8">
                              <w:rPr>
                                <w:b/>
                              </w:rPr>
                              <w:t>Hakan Emik</w:t>
                            </w:r>
                          </w:ins>
                        </w:p>
                      </w:txbxContent>
                    </v:textbox>
                  </v:oval>
                  <v:oval id="Ellipse 6" o:spid="_x0000_s1030" style="position:absolute;left:6248;top:27584;width:15773;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" fillcolor="#4472c4" strokecolor="#2f528f" strokeweight="1pt">
                    <v:stroke joinstyle="miter"/>
                    <v:textbox>
                      <w:txbxContent>
                        <w:p w14:paraId="18E1D2F1" w14:textId="77777777" w:rsidR="00284DE1" w:rsidRPr="004132B8" w:rsidRDefault="00284DE1" w:rsidP="00284DE1">
                          <w:pPr>
                            <w:jc w:val="center"/>
                            <w:rPr>
                              <w:ins w:id="102" w:author="Emik Hakan" w:date="2017-06-02T15:11:00Z"/>
                              <w:b/>
                            </w:rPr>
                          </w:pPr>
                          <w:ins w:id="103" w:author="Emik Hakan" w:date="2017-06-02T15:11:00Z">
                            <w:r w:rsidRPr="004132B8">
                              <w:rPr>
                                <w:b/>
                              </w:rPr>
                              <w:t>PTM</w:t>
                            </w:r>
                          </w:ins>
                        </w:p>
                        <w:p w14:paraId="2A66340E" w14:textId="76B74CA3" w:rsidR="00284DE1" w:rsidRPr="004132B8" w:rsidRDefault="00284DE1" w:rsidP="00284DE1">
                          <w:pPr>
                            <w:jc w:val="center"/>
                            <w:rPr>
                              <w:ins w:id="104" w:author="Emik Hakan" w:date="2017-06-02T15:11:00Z"/>
                              <w:b/>
                            </w:rPr>
                          </w:pPr>
                          <w:del w:id="105" w:author="Celik Anil" w:date="2017-06-06T16:39:00Z">
                            <w:r w:rsidRPr="004132B8">
                              <w:rPr>
                                <w:b/>
                              </w:rPr>
                              <w:delText>Anil Celik</w:delText>
                            </w:r>
                          </w:del>
                          <w:ins w:id="106" w:author="Celik Anil" w:date="2017-06-06T16:39:00Z">
                            <w:r w:rsidR="00022C74">
                              <w:rPr>
                                <w:b/>
                              </w:rPr>
                              <w:t>Metin Gökcen</w:t>
                            </w:r>
                          </w:ins>
                        </w:p>
                        <w:p w14:paraId="2DE7C205" w14:textId="77777777" w:rsidR="00284DE1" w:rsidRPr="004132B8" w:rsidRDefault="00284DE1" w:rsidP="00284DE1">
                          <w:pPr>
                            <w:jc w:val="center"/>
                            <w:rPr>
                              <w:ins w:id="107" w:author="Emik Hakan" w:date="2017-06-02T15:11:00Z"/>
                              <w:b/>
                            </w:rPr>
                          </w:pPr>
                        </w:p>
                      </w:txbxContent>
                    </v:textbox>
                  </v:oval>
                  <v:oval id="Ellipse 7" o:spid="_x0000_s1031" style="position:absolute;top:18211;width:73228;height:27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" filled="f" strokecolor="#70ad47" strokeweight="1pt">
                    <v:stroke joinstyle="miter"/>
                  </v:oval>
                  <v:oval id="Ellipse 8" o:spid="_x0000_s1032" style="position:absolute;left:23164;top:18211;width:27737;height:1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" filled="f" strokecolor="#70ad47" strokeweight="1pt">
                    <v:stroke joinstyle="miter"/>
                  </v:oval>
                  <v:oval id="Ellipse 9" o:spid="_x0000_s1033" style="position:absolute;left:48996;top:27660;width:15774;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" fillcolor="#4472c4" strokecolor="#2f528f" strokeweight="1pt">
                    <v:stroke joinstyle="miter"/>
                    <v:textbox>
                      <w:txbxContent>
                        <w:p w14:paraId="579EDE76" w14:textId="77777777" w:rsidR="00284DE1" w:rsidRPr="004132B8" w:rsidRDefault="00284DE1" w:rsidP="00284DE1">
                          <w:pPr>
                            <w:jc w:val="center"/>
                            <w:rPr>
                              <w:ins w:id="108" w:author="Emik Hakan" w:date="2017-06-02T15:11:00Z"/>
                              <w:b/>
                            </w:rPr>
                          </w:pPr>
                          <w:ins w:id="109" w:author="Emik Hakan" w:date="2017-06-02T15:11:00Z">
                            <w:r w:rsidRPr="004132B8">
                              <w:rPr>
                                <w:b/>
                              </w:rPr>
                              <w:t xml:space="preserve">PTM </w:t>
                            </w:r>
                          </w:ins>
                        </w:p>
                        <w:p w14:paraId="04C92DA9" w14:textId="77777777" w:rsidR="00284DE1" w:rsidRPr="004132B8" w:rsidRDefault="00284DE1" w:rsidP="00284DE1">
                          <w:pPr>
                            <w:jc w:val="center"/>
                            <w:rPr>
                              <w:ins w:id="110" w:author="Emik Hakan" w:date="2017-06-02T15:11:00Z"/>
                              <w:b/>
                            </w:rPr>
                          </w:pPr>
                          <w:ins w:id="111" w:author="Emik Hakan" w:date="2017-06-02T15:11:00Z">
                            <w:r w:rsidRPr="004132B8">
                              <w:rPr>
                                <w:b/>
                              </w:rPr>
                              <w:t>Dervis Yeniavci</w:t>
                            </w:r>
                          </w:ins>
                        </w:p>
                      </w:txbxContent>
                    </v:textbox>
                  </v:oval>
                  <v:line id="Gerader Verbinder 10" o:spid="_x0000_s1034" style="position:absolute;visibility:visible;mso-wrap-style:square" from="36118,11506" to="36652,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" strokecolor="#ed7d31" strokeweight="1.5pt">
                    <v:stroke joinstyle="miter"/>
                  </v:line>
                  <v:group id="Gruppieren 11" o:spid="_x0000_s1035" style="position:absolute;left:14249;top:26822;width:42520;height:6972" coordsize="42519,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Eckige Klammer rechts 2" o:spid="_x0000_s1036" type="#_x0000_t86" style="position:absolute;left:20041;top:-20003;width:2438;height:425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" adj="103" strokecolor="#ed7d31" strokeweight="1.5pt">
                      <v:stroke joinstyle="miter"/>
                    </v:shape>
                    <v:line id="Gerader Verbinder 4" o:spid="_x0000_s1037" style="position:absolute;visibility:visible;mso-wrap-style:square" from="23126,0" to="23202,6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" strokecolor="#ed7d31" strokeweight="1.5pt">
                      <v:stroke joinstyle="miter"/>
                    </v:line>
                  </v:group>
                </v:group>
              </w:pict>
            </mc:Fallback>
          </mc:AlternateContent>
        </w:r>
      </w:ins>
    </w:p>
    <w:p w14:paraId="0990884D" w14:textId="510D4C15" w:rsidR="002D793E" w:rsidRDefault="002D793E">
      <w:pPr>
        <w:rPr>
          <w:del w:id="112" w:author="Emik Hakan" w:date="2017-06-02T15:11:00Z"/>
        </w:rPr>
      </w:pPr>
    </w:p>
    <w:p w14:paraId="08C9B4F6" w14:textId="0F8181A2" w:rsidR="002D793E" w:rsidRDefault="002D793E">
      <w:pPr>
        <w:rPr>
          <w:del w:id="113" w:author="Emik Hakan" w:date="2017-06-02T15:11:00Z"/>
        </w:rPr>
      </w:pPr>
    </w:p>
    <w:p w14:paraId="3D3003AE" w14:textId="63A4C65E" w:rsidR="002D793E" w:rsidRDefault="00034B57">
      <w:pPr>
        <w:rPr>
          <w:del w:id="114" w:author="Emik Hakan" w:date="2017-06-02T15:11:00Z"/>
        </w:rPr>
      </w:pPr>
      <w:del w:id="115" w:author="Emik Hakan" w:date="2017-06-02T15:11:00Z">
        <w:r>
          <w:rPr>
            <w:noProof/>
          </w:rPr>
          <w:drawing>
            <wp:anchor distT="0" distB="0" distL="114300" distR="114300" simplePos="0" relativeHeight="251658241" behindDoc="0" locked="0" layoutInCell="1" allowOverlap="1" wp14:anchorId="6A577E14" wp14:editId="0FA5B887">
              <wp:simplePos x="0" y="0"/>
              <wp:positionH relativeFrom="column">
                <wp:posOffset>4445</wp:posOffset>
              </wp:positionH>
              <wp:positionV relativeFrom="paragraph">
                <wp:posOffset>-6985</wp:posOffset>
              </wp:positionV>
              <wp:extent cx="6296025" cy="3981450"/>
              <wp:effectExtent l="0" t="0" r="0" b="0"/>
              <wp:wrapTopAndBottom/>
              <wp:docPr id="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3981450"/>
                      </a:xfrm>
                      <a:prstGeom prst="rect">
                        <a:avLst/>
                      </a:prstGeom>
                      <a:noFill/>
                    </pic:spPr>
                  </pic:pic>
                </a:graphicData>
              </a:graphic>
              <wp14:sizeRelH relativeFrom="page">
                <wp14:pctWidth>0</wp14:pctWidth>
              </wp14:sizeRelH>
              <wp14:sizeRelV relativeFrom="page">
                <wp14:pctHeight>0</wp14:pctHeight>
              </wp14:sizeRelV>
            </wp:anchor>
          </w:drawing>
        </w:r>
      </w:del>
    </w:p>
    <w:p w14:paraId="62F7B5E2" w14:textId="3166B3E8" w:rsidR="00B87232" w:rsidRPr="00B87232" w:rsidRDefault="00034B57" w:rsidP="00B87232">
      <w:pPr>
        <w:rPr>
          <w:del w:id="116" w:author="Emik Hakan" w:date="2017-06-02T15:11:00Z"/>
        </w:rPr>
      </w:pPr>
      <w:del w:id="117" w:author="Emik Hakan" w:date="2017-06-02T15:11:00Z">
        <w:r>
          <w:rPr>
            <w:noProof/>
          </w:rPr>
          <mc:AlternateContent>
            <mc:Choice Requires="wps">
              <w:drawing>
                <wp:anchor distT="0" distB="0" distL="114300" distR="114300" simplePos="0" relativeHeight="251658240" behindDoc="0" locked="0" layoutInCell="1" allowOverlap="1" wp14:anchorId="0A5AAE33" wp14:editId="1754F5CF">
                  <wp:simplePos x="0" y="0"/>
                  <wp:positionH relativeFrom="column">
                    <wp:posOffset>3260090</wp:posOffset>
                  </wp:positionH>
                  <wp:positionV relativeFrom="paragraph">
                    <wp:posOffset>156210</wp:posOffset>
                  </wp:positionV>
                  <wp:extent cx="20320" cy="389890"/>
                  <wp:effectExtent l="0" t="0" r="0" b="0"/>
                  <wp:wrapNone/>
                  <wp:docPr id="1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320" cy="389890"/>
                          </a:xfrm>
                          <a:prstGeom prst="line">
                            <a:avLst/>
                          </a:prstGeom>
                          <a:noFill/>
                          <a:ln w="9360">
                            <a:solidFill>
                              <a:srgbClr val="3465A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2AC5E" id="Line 16"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7pt,12.3pt" to="258.3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" strokecolor="#3465a4" strokeweight=".26mm"/>
              </w:pict>
            </mc:Fallback>
          </mc:AlternateContent>
        </w:r>
      </w:del>
    </w:p>
    <w:p w14:paraId="0A7CEE58" w14:textId="5EFD2325" w:rsidR="000D27BB" w:rsidRDefault="000D27BB">
      <w:pPr>
        <w:rPr>
          <w:del w:id="118" w:author="Emik Hakan" w:date="2017-06-02T15:11:00Z"/>
        </w:rPr>
      </w:pPr>
    </w:p>
    <w:p w14:paraId="45AA2421" w14:textId="5EFD2325" w:rsidR="000D27BB" w:rsidRDefault="000D27BB"/>
    <w:p w14:paraId="640C36E1" w14:textId="77777777" w:rsidR="00284DE1" w:rsidRDefault="00284DE1">
      <w:pPr>
        <w:rPr>
          <w:ins w:id="119" w:author="Emik Hakan" w:date="2017-06-02T15:11:00Z"/>
        </w:rPr>
      </w:pPr>
    </w:p>
    <w:p w14:paraId="328FF72D" w14:textId="77777777" w:rsidR="00284DE1" w:rsidRDefault="00284DE1">
      <w:pPr>
        <w:rPr>
          <w:ins w:id="120" w:author="Emik Hakan" w:date="2017-06-02T15:11:00Z"/>
        </w:rPr>
      </w:pPr>
    </w:p>
    <w:p w14:paraId="222D6635" w14:textId="77777777" w:rsidR="00284DE1" w:rsidRDefault="00284DE1">
      <w:pPr>
        <w:rPr>
          <w:ins w:id="121" w:author="Emik Hakan" w:date="2017-06-02T15:11:00Z"/>
        </w:rPr>
      </w:pPr>
    </w:p>
    <w:p w14:paraId="7C8C4C21" w14:textId="77777777" w:rsidR="00284DE1" w:rsidRDefault="00284DE1">
      <w:pPr>
        <w:rPr>
          <w:ins w:id="122" w:author="Emik Hakan" w:date="2017-06-02T15:11:00Z"/>
        </w:rPr>
      </w:pPr>
    </w:p>
    <w:p w14:paraId="64958F0D" w14:textId="77777777" w:rsidR="00284DE1" w:rsidRDefault="00284DE1">
      <w:pPr>
        <w:rPr>
          <w:ins w:id="123" w:author="Emik Hakan" w:date="2017-06-02T15:11:00Z"/>
        </w:rPr>
      </w:pPr>
    </w:p>
    <w:p w14:paraId="112CB58E" w14:textId="77777777" w:rsidR="00284DE1" w:rsidRDefault="00284DE1">
      <w:pPr>
        <w:rPr>
          <w:ins w:id="124" w:author="Emik Hakan" w:date="2017-06-02T15:11:00Z"/>
        </w:rPr>
      </w:pPr>
    </w:p>
    <w:p w14:paraId="74D4AD1A" w14:textId="77777777" w:rsidR="00284DE1" w:rsidRDefault="00284DE1">
      <w:pPr>
        <w:rPr>
          <w:ins w:id="125" w:author="Emik Hakan" w:date="2017-06-02T15:11:00Z"/>
        </w:rPr>
      </w:pPr>
    </w:p>
    <w:p w14:paraId="433522A4" w14:textId="77777777" w:rsidR="00284DE1" w:rsidRDefault="00284DE1">
      <w:pPr>
        <w:rPr>
          <w:ins w:id="126" w:author="Emik Hakan" w:date="2017-06-02T15:11:00Z"/>
        </w:rPr>
      </w:pPr>
    </w:p>
    <w:p w14:paraId="3A174034" w14:textId="77777777" w:rsidR="00284DE1" w:rsidRDefault="00284DE1">
      <w:pPr>
        <w:rPr>
          <w:ins w:id="127" w:author="Emik Hakan" w:date="2017-06-02T15:11:00Z"/>
        </w:rPr>
      </w:pPr>
    </w:p>
    <w:p w14:paraId="086D87E9" w14:textId="77777777" w:rsidR="00284DE1" w:rsidRDefault="00284DE1">
      <w:pPr>
        <w:rPr>
          <w:ins w:id="128" w:author="Emik Hakan" w:date="2017-06-02T15:11:00Z"/>
        </w:rPr>
      </w:pPr>
    </w:p>
    <w:p w14:paraId="4C8719EB" w14:textId="77777777" w:rsidR="00284DE1" w:rsidRDefault="00284DE1">
      <w:pPr>
        <w:rPr>
          <w:ins w:id="129" w:author="Emik Hakan" w:date="2017-06-02T15:11:00Z"/>
        </w:rPr>
      </w:pPr>
    </w:p>
    <w:p w14:paraId="7798D899" w14:textId="77777777" w:rsidR="00284DE1" w:rsidRDefault="00284DE1">
      <w:pPr>
        <w:rPr>
          <w:ins w:id="130" w:author="Emik Hakan" w:date="2017-06-02T15:11:00Z"/>
        </w:rPr>
      </w:pPr>
    </w:p>
    <w:p w14:paraId="58F7576E" w14:textId="77777777" w:rsidR="00284DE1" w:rsidRDefault="00284DE1">
      <w:pPr>
        <w:rPr>
          <w:ins w:id="131" w:author="Emik Hakan" w:date="2017-06-02T15:11:00Z"/>
        </w:rPr>
      </w:pPr>
    </w:p>
    <w:p w14:paraId="1C54B4D8" w14:textId="77777777" w:rsidR="00284DE1" w:rsidRDefault="00284DE1">
      <w:pPr>
        <w:rPr>
          <w:ins w:id="132" w:author="Emik Hakan" w:date="2017-06-02T15:11:00Z"/>
        </w:rPr>
      </w:pPr>
    </w:p>
    <w:p w14:paraId="2A9CC76A" w14:textId="77777777" w:rsidR="00284DE1" w:rsidRDefault="00284DE1">
      <w:pPr>
        <w:rPr>
          <w:ins w:id="133" w:author="Emik Hakan" w:date="2017-06-02T15:11:00Z"/>
        </w:rPr>
      </w:pPr>
    </w:p>
    <w:p w14:paraId="1D699CD6" w14:textId="77777777" w:rsidR="00284DE1" w:rsidRDefault="00284DE1">
      <w:pPr>
        <w:rPr>
          <w:ins w:id="134" w:author="Emik Hakan" w:date="2017-06-02T15:11:00Z"/>
        </w:rPr>
      </w:pPr>
    </w:p>
    <w:p w14:paraId="6742ACA3" w14:textId="77777777" w:rsidR="00284DE1" w:rsidRDefault="00284DE1">
      <w:pPr>
        <w:rPr>
          <w:ins w:id="135" w:author="Emik Hakan" w:date="2017-06-02T15:11:00Z"/>
        </w:rPr>
      </w:pPr>
    </w:p>
    <w:p w14:paraId="20191DDB" w14:textId="77777777" w:rsidR="00284DE1" w:rsidRDefault="00284DE1">
      <w:pPr>
        <w:rPr>
          <w:ins w:id="136" w:author="Emik Hakan" w:date="2017-06-02T15:11:00Z"/>
        </w:rPr>
      </w:pPr>
    </w:p>
    <w:p w14:paraId="762FED23" w14:textId="77777777" w:rsidR="00284DE1" w:rsidRDefault="00284DE1">
      <w:pPr>
        <w:rPr>
          <w:ins w:id="137" w:author="Emik Hakan" w:date="2017-06-02T15:11:00Z"/>
        </w:rPr>
      </w:pPr>
    </w:p>
    <w:p w14:paraId="19874666" w14:textId="77777777" w:rsidR="00F0449F" w:rsidRDefault="00F0449F" w:rsidP="244DA0CA">
      <w:pPr>
        <w:rPr>
          <w:u w:val="single"/>
        </w:rPr>
      </w:pPr>
    </w:p>
    <w:p w14:paraId="53ADE3AD" w14:textId="77777777" w:rsidR="00F0449F" w:rsidRDefault="00F0449F" w:rsidP="244DA0CA">
      <w:pPr>
        <w:rPr>
          <w:u w:val="single"/>
        </w:rPr>
      </w:pPr>
    </w:p>
    <w:p w14:paraId="25F4FA85" w14:textId="77777777" w:rsidR="00F0449F" w:rsidRDefault="00F0449F" w:rsidP="244DA0CA">
      <w:pPr>
        <w:rPr>
          <w:u w:val="single"/>
        </w:rPr>
      </w:pPr>
    </w:p>
    <w:p w14:paraId="319B410A" w14:textId="77777777" w:rsidR="00F0449F" w:rsidRDefault="00F0449F" w:rsidP="244DA0CA">
      <w:pPr>
        <w:rPr>
          <w:u w:val="single"/>
        </w:rPr>
      </w:pPr>
    </w:p>
    <w:p w14:paraId="2974AEF0" w14:textId="77777777" w:rsidR="00F0449F" w:rsidRDefault="00F0449F" w:rsidP="244DA0CA">
      <w:pPr>
        <w:rPr>
          <w:u w:val="single"/>
        </w:rPr>
      </w:pPr>
    </w:p>
    <w:p w14:paraId="3DFB1D1E" w14:textId="77777777" w:rsidR="00F0449F" w:rsidRDefault="00F0449F" w:rsidP="244DA0CA">
      <w:pPr>
        <w:rPr>
          <w:u w:val="single"/>
        </w:rPr>
      </w:pPr>
    </w:p>
    <w:p w14:paraId="5C5189DD" w14:textId="77777777" w:rsidR="00F0449F" w:rsidRDefault="00F0449F" w:rsidP="244DA0CA">
      <w:pPr>
        <w:rPr>
          <w:u w:val="single"/>
        </w:rPr>
      </w:pPr>
    </w:p>
    <w:p w14:paraId="1C935B05" w14:textId="24A15549" w:rsidR="00284DE1" w:rsidRDefault="244DA0CA" w:rsidP="244DA0CA">
      <w:pPr>
        <w:rPr>
          <w:ins w:id="138" w:author="Emik Hakan" w:date="2017-06-02T15:11:00Z"/>
        </w:rPr>
      </w:pPr>
      <w:r w:rsidRPr="244DA0CA">
        <w:rPr>
          <w:u w:val="single"/>
        </w:rPr>
        <w:t>Legende</w:t>
      </w:r>
    </w:p>
    <w:p w14:paraId="540987DA" w14:textId="77777777" w:rsidR="002D793E" w:rsidRDefault="00AC62F9">
      <w:r>
        <w:t>AG</w:t>
      </w:r>
      <w:r>
        <w:tab/>
        <w:t>...AuftraggeberIn</w:t>
      </w:r>
    </w:p>
    <w:p w14:paraId="0CAD8D7D" w14:textId="77777777" w:rsidR="002D793E" w:rsidRDefault="00AC62F9">
      <w:r>
        <w:t xml:space="preserve">PL </w:t>
      </w:r>
      <w:r>
        <w:tab/>
        <w:t>...ProjektleiterIn</w:t>
      </w:r>
    </w:p>
    <w:p w14:paraId="7919BF56" w14:textId="77777777" w:rsidR="002D793E" w:rsidRDefault="00AC62F9">
      <w:r>
        <w:t>PTM</w:t>
      </w:r>
      <w:r>
        <w:tab/>
        <w:t>...Projektteammitglied (Kernteam)</w:t>
      </w:r>
    </w:p>
    <w:p w14:paraId="4B40CA72" w14:textId="77777777" w:rsidR="002D793E" w:rsidRDefault="002D793E">
      <w:pPr>
        <w:jc w:val="center"/>
        <w:rPr>
          <w:rFonts w:ascii="Tahoma" w:hAnsi="Tahoma" w:cs="Tahoma"/>
          <w:i/>
          <w:iCs/>
          <w:sz w:val="16"/>
          <w:szCs w:val="16"/>
        </w:rPr>
      </w:pPr>
    </w:p>
    <w:tbl>
      <w:tblPr>
        <w:tblW w:w="0" w:type="auto"/>
        <w:tblInd w:w="68" w:type="dxa"/>
        <w:tblLayout w:type="fixed"/>
        <w:tblCellMar>
          <w:left w:w="68" w:type="dxa"/>
          <w:right w:w="68" w:type="dxa"/>
        </w:tblCellMar>
        <w:tblLook w:val="0000" w:firstRow="0" w:lastRow="0" w:firstColumn="0" w:lastColumn="0" w:noHBand="0" w:noVBand="0"/>
      </w:tblPr>
      <w:tblGrid>
        <w:gridCol w:w="2127"/>
        <w:gridCol w:w="707"/>
        <w:gridCol w:w="2269"/>
        <w:gridCol w:w="1418"/>
        <w:gridCol w:w="3457"/>
        <w:tblGridChange w:id="139">
          <w:tblGrid>
            <w:gridCol w:w="2127"/>
            <w:gridCol w:w="707"/>
            <w:gridCol w:w="2269"/>
            <w:gridCol w:w="1418"/>
            <w:gridCol w:w="3457"/>
          </w:tblGrid>
        </w:tblGridChange>
      </w:tblGrid>
      <w:tr w:rsidR="00D202A5" w14:paraId="158B873D" w14:textId="77777777" w:rsidTr="002E395E">
        <w:trPr>
          <w:cantSplit/>
          <w:trHeight w:val="1418"/>
        </w:trPr>
        <w:tc>
          <w:tcPr>
            <w:tcW w:w="2834" w:type="dxa"/>
            <w:gridSpan w:val="2"/>
            <w:tcBorders>
              <w:top w:val="single" w:sz="4" w:space="0" w:color="000000"/>
              <w:left w:val="single" w:sz="4" w:space="0" w:color="000000"/>
              <w:bottom w:val="single" w:sz="4" w:space="0" w:color="000000"/>
            </w:tcBorders>
            <w:shd w:val="clear" w:color="auto" w:fill="D8D8D8"/>
          </w:tcPr>
          <w:p w14:paraId="0FA35048" w14:textId="77777777" w:rsidR="002D793E" w:rsidRDefault="002D793E">
            <w:pPr>
              <w:snapToGrid w:val="0"/>
              <w:spacing w:before="120" w:after="120"/>
              <w:jc w:val="left"/>
            </w:pPr>
          </w:p>
        </w:tc>
        <w:tc>
          <w:tcPr>
            <w:tcW w:w="3687" w:type="dxa"/>
            <w:gridSpan w:val="2"/>
            <w:tcBorders>
              <w:top w:val="single" w:sz="4" w:space="0" w:color="000000"/>
              <w:bottom w:val="single" w:sz="4" w:space="0" w:color="000000"/>
            </w:tcBorders>
            <w:shd w:val="clear" w:color="auto" w:fill="D8D8D8"/>
          </w:tcPr>
          <w:p w14:paraId="074B9DF8" w14:textId="77777777" w:rsidR="002D793E" w:rsidRDefault="244DA0CA">
            <w:pPr>
              <w:snapToGrid w:val="0"/>
              <w:spacing w:before="240" w:after="240"/>
              <w:jc w:val="center"/>
            </w:pPr>
            <w:r w:rsidRPr="244DA0CA">
              <w:rPr>
                <w:rFonts w:ascii="Tahoma" w:hAnsi="Tahoma" w:cs="Tahoma"/>
                <w:sz w:val="32"/>
                <w:szCs w:val="32"/>
              </w:rPr>
              <w:t>PROJEKT-</w:t>
            </w:r>
            <w:r w:rsidR="00AC62F9">
              <w:br/>
            </w:r>
            <w:r w:rsidRPr="244DA0CA">
              <w:rPr>
                <w:rFonts w:ascii="Tahoma" w:hAnsi="Tahoma" w:cs="Tahoma"/>
                <w:sz w:val="32"/>
                <w:szCs w:val="32"/>
              </w:rPr>
              <w:t>ORGANISATION</w:t>
            </w:r>
          </w:p>
        </w:tc>
        <w:tc>
          <w:tcPr>
            <w:tcW w:w="3457" w:type="dxa"/>
            <w:tcBorders>
              <w:top w:val="single" w:sz="4" w:space="0" w:color="000000"/>
              <w:bottom w:val="single" w:sz="4" w:space="0" w:color="000000"/>
              <w:right w:val="single" w:sz="4" w:space="0" w:color="000000"/>
            </w:tcBorders>
            <w:shd w:val="clear" w:color="auto" w:fill="D8D8D8"/>
          </w:tcPr>
          <w:p w14:paraId="7AF7F554" w14:textId="77777777" w:rsidR="002D793E" w:rsidRDefault="002D793E">
            <w:pPr>
              <w:snapToGrid w:val="0"/>
              <w:spacing w:before="120" w:after="120"/>
              <w:jc w:val="center"/>
            </w:pPr>
          </w:p>
        </w:tc>
      </w:tr>
      <w:tr w:rsidR="00D202A5" w14:paraId="45696EF1" w14:textId="77777777" w:rsidTr="002E395E">
        <w:tc>
          <w:tcPr>
            <w:tcW w:w="2127" w:type="dxa"/>
            <w:tcBorders>
              <w:top w:val="single" w:sz="4" w:space="0" w:color="000000"/>
              <w:left w:val="single" w:sz="4" w:space="0" w:color="000000"/>
              <w:bottom w:val="single" w:sz="4" w:space="0" w:color="000000"/>
            </w:tcBorders>
            <w:shd w:val="clear" w:color="auto" w:fill="F2F2F2"/>
          </w:tcPr>
          <w:p w14:paraId="24CFDC0B" w14:textId="77777777" w:rsidR="002D793E" w:rsidRDefault="244DA0CA">
            <w:pPr>
              <w:snapToGrid w:val="0"/>
              <w:spacing w:before="120" w:after="120"/>
            </w:pPr>
            <w:r w:rsidRPr="244DA0CA">
              <w:rPr>
                <w:rFonts w:ascii="Tahoma" w:hAnsi="Tahoma" w:cs="Tahoma"/>
                <w:b/>
                <w:bCs/>
                <w:sz w:val="20"/>
              </w:rPr>
              <w:t>Projektrolle</w:t>
            </w:r>
          </w:p>
        </w:tc>
        <w:tc>
          <w:tcPr>
            <w:tcW w:w="2976" w:type="dxa"/>
            <w:gridSpan w:val="2"/>
            <w:tcBorders>
              <w:top w:val="single" w:sz="4" w:space="0" w:color="000000"/>
              <w:left w:val="single" w:sz="4" w:space="0" w:color="000000"/>
              <w:bottom w:val="single" w:sz="4" w:space="0" w:color="000000"/>
            </w:tcBorders>
            <w:shd w:val="clear" w:color="auto" w:fill="F2F2F2"/>
          </w:tcPr>
          <w:p w14:paraId="55396444" w14:textId="77777777" w:rsidR="002D793E" w:rsidRDefault="244DA0CA">
            <w:pPr>
              <w:snapToGrid w:val="0"/>
              <w:spacing w:before="120" w:after="120"/>
            </w:pPr>
            <w:r w:rsidRPr="244DA0CA">
              <w:rPr>
                <w:rFonts w:ascii="Tahoma" w:hAnsi="Tahoma" w:cs="Tahoma"/>
                <w:b/>
                <w:bCs/>
                <w:sz w:val="20"/>
              </w:rPr>
              <w:t>Aufgabenbereiche/Skills</w:t>
            </w: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C86F7B" w14:textId="77777777" w:rsidR="002D793E" w:rsidRDefault="244DA0CA">
            <w:pPr>
              <w:snapToGrid w:val="0"/>
              <w:spacing w:before="120" w:after="120"/>
            </w:pPr>
            <w:r w:rsidRPr="244DA0CA">
              <w:rPr>
                <w:rFonts w:ascii="Tahoma" w:hAnsi="Tahoma" w:cs="Tahoma"/>
                <w:b/>
                <w:bCs/>
                <w:sz w:val="20"/>
              </w:rPr>
              <w:t>Name</w:t>
            </w:r>
          </w:p>
        </w:tc>
      </w:tr>
      <w:tr w:rsidR="002D793E" w14:paraId="4B81DC93" w14:textId="77777777" w:rsidTr="002E395E">
        <w:tblPrEx>
          <w:tblW w:w="0" w:type="auto"/>
          <w:tblInd w:w="68" w:type="dxa"/>
          <w:tblLayout w:type="fixed"/>
          <w:tblCellMar>
            <w:left w:w="68" w:type="dxa"/>
            <w:right w:w="68" w:type="dxa"/>
          </w:tblCellMar>
          <w:tblLook w:val="0000" w:firstRow="0" w:lastRow="0" w:firstColumn="0" w:lastColumn="0" w:noHBand="0" w:noVBand="0"/>
          <w:tblPrExChange w:id="140"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2127" w:type="dxa"/>
            <w:tcBorders>
              <w:top w:val="single" w:sz="4" w:space="0" w:color="000000"/>
              <w:left w:val="single" w:sz="4" w:space="0" w:color="000000"/>
              <w:bottom w:val="single" w:sz="4" w:space="0" w:color="000000"/>
            </w:tcBorders>
            <w:shd w:val="clear" w:color="auto" w:fill="auto"/>
            <w:tcPrChange w:id="141" w:author="Emik Hakan" w:date="2017-06-06T16:39:00Z">
              <w:tcPr>
                <w:tcW w:w="2127" w:type="dxa"/>
                <w:tcBorders>
                  <w:top w:val="single" w:sz="4" w:space="0" w:color="000000"/>
                  <w:left w:val="single" w:sz="4" w:space="0" w:color="000000"/>
                  <w:bottom w:val="single" w:sz="4" w:space="0" w:color="000000"/>
                </w:tcBorders>
                <w:shd w:val="clear" w:color="auto" w:fill="auto"/>
              </w:tcPr>
            </w:tcPrChange>
          </w:tcPr>
          <w:p w14:paraId="78D1E24C" w14:textId="77777777" w:rsidR="002D793E" w:rsidRDefault="244DA0CA" w:rsidP="244DA0CA">
            <w:pPr>
              <w:snapToGrid w:val="0"/>
              <w:jc w:val="left"/>
              <w:rPr>
                <w:rFonts w:ascii="Tahoma" w:hAnsi="Tahoma" w:cs="Tahoma"/>
                <w:sz w:val="18"/>
                <w:szCs w:val="18"/>
              </w:rPr>
            </w:pPr>
            <w:r w:rsidRPr="244DA0CA">
              <w:rPr>
                <w:rFonts w:ascii="Tahoma" w:hAnsi="Tahoma" w:cs="Tahoma"/>
                <w:sz w:val="18"/>
                <w:szCs w:val="18"/>
              </w:rPr>
              <w:t>ProjektauftraggeberIn</w:t>
            </w:r>
          </w:p>
          <w:p w14:paraId="26E37A24" w14:textId="77777777" w:rsidR="002D793E" w:rsidRDefault="002D793E">
            <w:pPr>
              <w:jc w:val="left"/>
              <w:rPr>
                <w:rFonts w:ascii="Tahoma" w:hAnsi="Tahoma" w:cs="Tahoma"/>
                <w:sz w:val="18"/>
              </w:rPr>
            </w:pPr>
          </w:p>
          <w:p w14:paraId="7FD18CB8" w14:textId="77777777" w:rsidR="002D793E" w:rsidRDefault="002D793E">
            <w:pPr>
              <w:jc w:val="left"/>
            </w:pPr>
          </w:p>
        </w:tc>
        <w:tc>
          <w:tcPr>
            <w:tcW w:w="2976" w:type="dxa"/>
            <w:gridSpan w:val="2"/>
            <w:tcBorders>
              <w:top w:val="single" w:sz="4" w:space="0" w:color="000000"/>
              <w:left w:val="single" w:sz="4" w:space="0" w:color="000000"/>
              <w:bottom w:val="single" w:sz="4" w:space="0" w:color="000000"/>
            </w:tcBorders>
            <w:shd w:val="clear" w:color="auto" w:fill="auto"/>
            <w:tcPrChange w:id="142" w:author="Emik Hakan" w:date="2017-06-06T16:39:00Z">
              <w:tcPr>
                <w:tcW w:w="2976" w:type="dxa"/>
                <w:gridSpan w:val="2"/>
                <w:tcBorders>
                  <w:top w:val="single" w:sz="4" w:space="0" w:color="000000"/>
                  <w:left w:val="single" w:sz="4" w:space="0" w:color="000000"/>
                  <w:bottom w:val="single" w:sz="4" w:space="0" w:color="000000"/>
                </w:tcBorders>
                <w:shd w:val="clear" w:color="auto" w:fill="auto"/>
              </w:tcPr>
            </w:tcPrChange>
          </w:tcPr>
          <w:p w14:paraId="2510604A" w14:textId="05D8F9C0" w:rsidR="002D793E" w:rsidRDefault="244DA0CA">
            <w:pPr>
              <w:snapToGrid w:val="0"/>
              <w:jc w:val="left"/>
            </w:pPr>
            <w:r>
              <w:t>Erteilt Aufträge</w:t>
            </w: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Change w:id="143" w:author="Emik Hakan" w:date="2017-06-06T16:39:00Z">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004AAAAA" w14:textId="77777777" w:rsidR="002D793E" w:rsidRDefault="00284DE1">
            <w:pPr>
              <w:snapToGrid w:val="0"/>
              <w:jc w:val="left"/>
            </w:pPr>
            <w:ins w:id="144" w:author="Emik Hakan" w:date="2017-06-02T15:11:00Z">
              <w:r>
                <w:t>Özgür Saskin</w:t>
              </w:r>
            </w:ins>
          </w:p>
        </w:tc>
      </w:tr>
      <w:tr w:rsidR="002D793E" w14:paraId="67C92F88" w14:textId="77777777" w:rsidTr="002E395E">
        <w:tblPrEx>
          <w:tblW w:w="0" w:type="auto"/>
          <w:tblInd w:w="68" w:type="dxa"/>
          <w:tblLayout w:type="fixed"/>
          <w:tblCellMar>
            <w:left w:w="68" w:type="dxa"/>
            <w:right w:w="68" w:type="dxa"/>
          </w:tblCellMar>
          <w:tblLook w:val="0000" w:firstRow="0" w:lastRow="0" w:firstColumn="0" w:lastColumn="0" w:noHBand="0" w:noVBand="0"/>
          <w:tblPrExChange w:id="145"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2127" w:type="dxa"/>
            <w:tcBorders>
              <w:top w:val="single" w:sz="4" w:space="0" w:color="000000"/>
              <w:left w:val="single" w:sz="4" w:space="0" w:color="000000"/>
              <w:bottom w:val="single" w:sz="4" w:space="0" w:color="000000"/>
            </w:tcBorders>
            <w:shd w:val="clear" w:color="auto" w:fill="auto"/>
            <w:tcPrChange w:id="146" w:author="Emik Hakan" w:date="2017-06-06T16:39:00Z">
              <w:tcPr>
                <w:tcW w:w="2127" w:type="dxa"/>
                <w:tcBorders>
                  <w:top w:val="single" w:sz="4" w:space="0" w:color="000000"/>
                  <w:left w:val="single" w:sz="4" w:space="0" w:color="000000"/>
                  <w:bottom w:val="single" w:sz="4" w:space="0" w:color="000000"/>
                </w:tcBorders>
                <w:shd w:val="clear" w:color="auto" w:fill="auto"/>
              </w:tcPr>
            </w:tcPrChange>
          </w:tcPr>
          <w:p w14:paraId="4FF7E2AC" w14:textId="77777777" w:rsidR="002D793E" w:rsidRDefault="244DA0CA" w:rsidP="244DA0CA">
            <w:pPr>
              <w:pStyle w:val="Kopfzeile"/>
              <w:snapToGrid w:val="0"/>
              <w:spacing w:line="240" w:lineRule="auto"/>
              <w:jc w:val="left"/>
              <w:rPr>
                <w:rFonts w:ascii="Tahoma" w:hAnsi="Tahoma" w:cs="Tahoma"/>
              </w:rPr>
            </w:pPr>
            <w:r w:rsidRPr="244DA0CA">
              <w:rPr>
                <w:rFonts w:ascii="Tahoma" w:hAnsi="Tahoma" w:cs="Tahoma"/>
              </w:rPr>
              <w:t>ProjektleiterIn</w:t>
            </w:r>
          </w:p>
          <w:p w14:paraId="73BFBE97" w14:textId="77777777" w:rsidR="002D793E" w:rsidRDefault="002D793E">
            <w:pPr>
              <w:pStyle w:val="Kopfzeile"/>
              <w:spacing w:line="240" w:lineRule="auto"/>
              <w:jc w:val="left"/>
              <w:rPr>
                <w:rFonts w:ascii="Tahoma" w:hAnsi="Tahoma" w:cs="Tahoma"/>
              </w:rPr>
            </w:pPr>
          </w:p>
          <w:p w14:paraId="1DFFAC74" w14:textId="77777777" w:rsidR="002D793E" w:rsidRDefault="002D793E">
            <w:pPr>
              <w:jc w:val="left"/>
            </w:pPr>
          </w:p>
        </w:tc>
        <w:tc>
          <w:tcPr>
            <w:tcW w:w="2976" w:type="dxa"/>
            <w:gridSpan w:val="2"/>
            <w:tcBorders>
              <w:top w:val="single" w:sz="4" w:space="0" w:color="000000"/>
              <w:left w:val="single" w:sz="4" w:space="0" w:color="000000"/>
              <w:bottom w:val="single" w:sz="4" w:space="0" w:color="000000"/>
            </w:tcBorders>
            <w:shd w:val="clear" w:color="auto" w:fill="auto"/>
            <w:tcPrChange w:id="147" w:author="Emik Hakan" w:date="2017-06-06T16:39:00Z">
              <w:tcPr>
                <w:tcW w:w="2976" w:type="dxa"/>
                <w:gridSpan w:val="2"/>
                <w:tcBorders>
                  <w:top w:val="single" w:sz="4" w:space="0" w:color="000000"/>
                  <w:left w:val="single" w:sz="4" w:space="0" w:color="000000"/>
                  <w:bottom w:val="single" w:sz="4" w:space="0" w:color="000000"/>
                </w:tcBorders>
                <w:shd w:val="clear" w:color="auto" w:fill="auto"/>
              </w:tcPr>
            </w:tcPrChange>
          </w:tcPr>
          <w:p w14:paraId="7487B2E2" w14:textId="0AED7B0A" w:rsidR="002D793E" w:rsidRDefault="244DA0CA">
            <w:pPr>
              <w:snapToGrid w:val="0"/>
              <w:jc w:val="left"/>
            </w:pPr>
            <w:r>
              <w:t>Koordination des Projekts, Terminvereinbarungen, Direkter Kontakt mit Projektauftraggeber</w:t>
            </w: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Change w:id="148" w:author="Emik Hakan" w:date="2017-06-06T16:39:00Z">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14E672A7" w14:textId="7EC4A036" w:rsidR="002D793E" w:rsidRDefault="00022C74">
            <w:pPr>
              <w:snapToGrid w:val="0"/>
              <w:jc w:val="left"/>
            </w:pPr>
            <w:ins w:id="149" w:author="Celik Anil" w:date="2017-06-06T16:39:00Z">
              <w:r>
                <w:t>Anil Celik</w:t>
              </w:r>
            </w:ins>
            <w:del w:id="150" w:author="Celik Anil" w:date="2017-06-06T16:39:00Z">
              <w:r>
                <w:rPr>
                  <w:rPrChange w:id="151" w:author="Emik Hakan" w:date="2017-06-06T16:39:00Z">
                    <w:rPr>
                      <w:lang w:val="en-GB"/>
                    </w:rPr>
                  </w:rPrChange>
                </w:rPr>
                <w:delText>Metin Gökcen</w:delText>
              </w:r>
            </w:del>
          </w:p>
        </w:tc>
      </w:tr>
      <w:tr w:rsidR="002D793E" w:rsidRPr="00022C74" w14:paraId="6EACA5A4" w14:textId="77777777" w:rsidTr="002E395E">
        <w:tblPrEx>
          <w:tblW w:w="0" w:type="auto"/>
          <w:tblInd w:w="68" w:type="dxa"/>
          <w:tblLayout w:type="fixed"/>
          <w:tblCellMar>
            <w:left w:w="68" w:type="dxa"/>
            <w:right w:w="68" w:type="dxa"/>
          </w:tblCellMar>
          <w:tblLook w:val="0000" w:firstRow="0" w:lastRow="0" w:firstColumn="0" w:lastColumn="0" w:noHBand="0" w:noVBand="0"/>
          <w:tblPrExChange w:id="152"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2127" w:type="dxa"/>
            <w:tcBorders>
              <w:top w:val="single" w:sz="4" w:space="0" w:color="000000"/>
              <w:left w:val="single" w:sz="4" w:space="0" w:color="000000"/>
              <w:bottom w:val="single" w:sz="4" w:space="0" w:color="000000"/>
            </w:tcBorders>
            <w:shd w:val="clear" w:color="auto" w:fill="auto"/>
            <w:tcPrChange w:id="153" w:author="Emik Hakan" w:date="2017-06-06T16:39:00Z">
              <w:tcPr>
                <w:tcW w:w="2127" w:type="dxa"/>
                <w:tcBorders>
                  <w:top w:val="single" w:sz="4" w:space="0" w:color="000000"/>
                  <w:left w:val="single" w:sz="4" w:space="0" w:color="000000"/>
                  <w:bottom w:val="single" w:sz="4" w:space="0" w:color="000000"/>
                </w:tcBorders>
                <w:shd w:val="clear" w:color="auto" w:fill="auto"/>
              </w:tcPr>
            </w:tcPrChange>
          </w:tcPr>
          <w:p w14:paraId="2C315D75" w14:textId="77777777" w:rsidR="002D793E" w:rsidRDefault="244DA0CA" w:rsidP="244DA0CA">
            <w:pPr>
              <w:snapToGrid w:val="0"/>
              <w:jc w:val="left"/>
              <w:rPr>
                <w:rFonts w:ascii="Tahoma" w:hAnsi="Tahoma" w:cs="Tahoma"/>
                <w:sz w:val="18"/>
                <w:szCs w:val="18"/>
              </w:rPr>
            </w:pPr>
            <w:r w:rsidRPr="244DA0CA">
              <w:rPr>
                <w:rFonts w:ascii="Tahoma" w:hAnsi="Tahoma" w:cs="Tahoma"/>
                <w:sz w:val="18"/>
                <w:szCs w:val="18"/>
              </w:rPr>
              <w:t>Projektteam-</w:t>
            </w:r>
          </w:p>
          <w:p w14:paraId="7CDB1E4D" w14:textId="77777777" w:rsidR="002D793E" w:rsidRDefault="244DA0CA" w:rsidP="244DA0CA">
            <w:pPr>
              <w:jc w:val="left"/>
              <w:rPr>
                <w:rFonts w:ascii="Tahoma" w:hAnsi="Tahoma" w:cs="Tahoma"/>
                <w:sz w:val="18"/>
                <w:szCs w:val="18"/>
              </w:rPr>
            </w:pPr>
            <w:r w:rsidRPr="244DA0CA">
              <w:rPr>
                <w:rFonts w:ascii="Tahoma" w:hAnsi="Tahoma" w:cs="Tahoma"/>
                <w:sz w:val="18"/>
                <w:szCs w:val="18"/>
              </w:rPr>
              <w:t>mitgliederInnen</w:t>
            </w:r>
          </w:p>
          <w:p w14:paraId="7D267724" w14:textId="77777777" w:rsidR="002D793E" w:rsidRDefault="002D793E">
            <w:pPr>
              <w:jc w:val="left"/>
              <w:rPr>
                <w:rFonts w:ascii="Tahoma" w:hAnsi="Tahoma" w:cs="Tahoma"/>
                <w:sz w:val="18"/>
              </w:rPr>
            </w:pPr>
          </w:p>
          <w:p w14:paraId="47B593FE" w14:textId="77777777" w:rsidR="002D793E" w:rsidRDefault="002D793E">
            <w:pPr>
              <w:jc w:val="left"/>
            </w:pPr>
          </w:p>
        </w:tc>
        <w:tc>
          <w:tcPr>
            <w:tcW w:w="2976" w:type="dxa"/>
            <w:gridSpan w:val="2"/>
            <w:tcBorders>
              <w:top w:val="single" w:sz="4" w:space="0" w:color="000000"/>
              <w:left w:val="single" w:sz="4" w:space="0" w:color="000000"/>
              <w:bottom w:val="single" w:sz="4" w:space="0" w:color="000000"/>
            </w:tcBorders>
            <w:shd w:val="clear" w:color="auto" w:fill="auto"/>
            <w:tcPrChange w:id="154" w:author="Emik Hakan" w:date="2017-06-06T16:39:00Z">
              <w:tcPr>
                <w:tcW w:w="2976" w:type="dxa"/>
                <w:gridSpan w:val="2"/>
                <w:tcBorders>
                  <w:top w:val="single" w:sz="4" w:space="0" w:color="000000"/>
                  <w:left w:val="single" w:sz="4" w:space="0" w:color="000000"/>
                  <w:bottom w:val="single" w:sz="4" w:space="0" w:color="000000"/>
                </w:tcBorders>
                <w:shd w:val="clear" w:color="auto" w:fill="auto"/>
              </w:tcPr>
            </w:tcPrChange>
          </w:tcPr>
          <w:p w14:paraId="773E427C" w14:textId="6A5B11D7" w:rsidR="002D793E" w:rsidRDefault="760772EC">
            <w:pPr>
              <w:snapToGrid w:val="0"/>
              <w:jc w:val="left"/>
            </w:pPr>
            <w:r>
              <w:t>Umsetzung des Projekts,</w:t>
            </w:r>
          </w:p>
          <w:p w14:paraId="1BFB511D" w14:textId="550EBF5E" w:rsidR="002D793E" w:rsidRDefault="760772EC" w:rsidP="760772EC">
            <w:pPr>
              <w:snapToGrid w:val="0"/>
              <w:jc w:val="left"/>
            </w:pPr>
            <w:r>
              <w:t>Erfüllen der Arbeitspakete</w:t>
            </w: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Change w:id="155" w:author="Emik Hakan" w:date="2017-06-06T16:39:00Z">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75F11447" w14:textId="7CDC2818" w:rsidR="00284DE1" w:rsidRDefault="00022C74">
            <w:pPr>
              <w:snapToGrid w:val="0"/>
              <w:jc w:val="left"/>
              <w:rPr>
                <w:ins w:id="156" w:author="Emik Hakan" w:date="2017-06-02T15:11:00Z"/>
                <w:rPrChange w:id="157" w:author="Emik Hakan" w:date="2017-06-06T16:39:00Z">
                  <w:rPr>
                    <w:ins w:id="158" w:author="Emik Hakan" w:date="2017-06-02T15:11:00Z"/>
                    <w:lang w:val="en-GB"/>
                  </w:rPr>
                </w:rPrChange>
              </w:rPr>
            </w:pPr>
            <w:ins w:id="159" w:author="Celik Anil" w:date="2017-06-06T16:39:00Z">
              <w:r>
                <w:rPr>
                  <w:rPrChange w:id="160" w:author="Emik Hakan" w:date="2017-06-06T16:39:00Z">
                    <w:rPr>
                      <w:lang w:val="en-GB"/>
                    </w:rPr>
                  </w:rPrChange>
                </w:rPr>
                <w:t>Metin Gökcen</w:t>
              </w:r>
            </w:ins>
            <w:del w:id="161" w:author="Celik Anil" w:date="2017-06-06T16:39:00Z">
              <w:r>
                <w:delText>Anil Celik</w:delText>
              </w:r>
            </w:del>
          </w:p>
          <w:p w14:paraId="600F683B" w14:textId="77777777" w:rsidR="00284DE1" w:rsidRDefault="00284DE1">
            <w:pPr>
              <w:snapToGrid w:val="0"/>
              <w:jc w:val="left"/>
              <w:rPr>
                <w:ins w:id="162" w:author="Emik Hakan" w:date="2017-06-02T15:11:00Z"/>
                <w:rPrChange w:id="163" w:author="Emik Hakan" w:date="2017-06-06T16:39:00Z">
                  <w:rPr>
                    <w:ins w:id="164" w:author="Emik Hakan" w:date="2017-06-02T15:11:00Z"/>
                    <w:lang w:val="en-GB"/>
                  </w:rPr>
                </w:rPrChange>
              </w:rPr>
            </w:pPr>
            <w:ins w:id="165" w:author="Emik Hakan" w:date="2017-06-02T15:11:00Z">
              <w:r>
                <w:rPr>
                  <w:rPrChange w:id="166" w:author="Emik Hakan" w:date="2017-06-06T16:39:00Z">
                    <w:rPr>
                      <w:lang w:val="en-GB"/>
                    </w:rPr>
                  </w:rPrChange>
                </w:rPr>
                <w:t>Hakan Emik</w:t>
              </w:r>
            </w:ins>
          </w:p>
          <w:p w14:paraId="13639736" w14:textId="016C4C6B" w:rsidR="002D793E" w:rsidRDefault="00284DE1">
            <w:pPr>
              <w:snapToGrid w:val="0"/>
              <w:jc w:val="left"/>
              <w:rPr>
                <w:rPrChange w:id="167" w:author="Emik Hakan" w:date="2017-06-06T16:39:00Z">
                  <w:rPr>
                    <w:lang w:val="en-GB"/>
                  </w:rPr>
                </w:rPrChange>
              </w:rPr>
            </w:pPr>
            <w:ins w:id="168" w:author="Emik Hakan" w:date="2017-06-02T15:11:00Z">
              <w:r>
                <w:rPr>
                  <w:rPrChange w:id="169" w:author="Emik Hakan" w:date="2017-06-06T16:39:00Z">
                    <w:rPr>
                      <w:lang w:val="en-GB"/>
                    </w:rPr>
                  </w:rPrChange>
                </w:rPr>
                <w:t>Dervis Yeni</w:t>
              </w:r>
              <w:r w:rsidR="00906569">
                <w:rPr>
                  <w:rPrChange w:id="170" w:author="Emik Hakan" w:date="2017-06-06T16:39:00Z">
                    <w:rPr>
                      <w:lang w:val="en-GB"/>
                    </w:rPr>
                  </w:rPrChange>
                </w:rPr>
                <w:t>avci</w:t>
              </w:r>
            </w:ins>
          </w:p>
        </w:tc>
      </w:tr>
      <w:tr w:rsidR="002D793E" w:rsidRPr="00022C74" w14:paraId="4F127709" w14:textId="77777777">
        <w:trPr>
          <w:del w:id="171" w:author="Emik Hakan" w:date="2017-06-02T15:11:00Z"/>
        </w:trPr>
        <w:tc>
          <w:tcPr>
            <w:tcW w:w="2127" w:type="dxa"/>
            <w:tcBorders>
              <w:top w:val="single" w:sz="4" w:space="0" w:color="000000"/>
              <w:left w:val="single" w:sz="4" w:space="0" w:color="000000"/>
              <w:bottom w:val="single" w:sz="4" w:space="0" w:color="000000"/>
            </w:tcBorders>
            <w:shd w:val="clear" w:color="auto" w:fill="auto"/>
          </w:tcPr>
          <w:p w14:paraId="705B792A" w14:textId="77777777" w:rsidR="002D793E" w:rsidRPr="00022C74" w:rsidRDefault="00AC62F9">
            <w:pPr>
              <w:snapToGrid w:val="0"/>
              <w:jc w:val="left"/>
              <w:rPr>
                <w:del w:id="172" w:author="Emik Hakan" w:date="2017-06-02T15:11:00Z"/>
                <w:rFonts w:ascii="Tahoma" w:hAnsi="Tahoma" w:cs="Tahoma"/>
                <w:sz w:val="18"/>
                <w:szCs w:val="18"/>
                <w:lang w:val="en-GB"/>
              </w:rPr>
            </w:pPr>
            <w:del w:id="173" w:author="Emik Hakan" w:date="2017-06-02T15:11:00Z">
              <w:r w:rsidRPr="00022C74">
                <w:rPr>
                  <w:rFonts w:ascii="Tahoma" w:hAnsi="Tahoma" w:cs="Tahoma"/>
                  <w:sz w:val="18"/>
                  <w:szCs w:val="18"/>
                  <w:lang w:val="en-GB"/>
                </w:rPr>
                <w:delText>ProjektmitarbeiterInnen</w:delText>
              </w:r>
            </w:del>
          </w:p>
          <w:p w14:paraId="00443261" w14:textId="77777777" w:rsidR="002D793E" w:rsidRPr="00022C74" w:rsidRDefault="002D793E">
            <w:pPr>
              <w:jc w:val="left"/>
              <w:rPr>
                <w:del w:id="174" w:author="Emik Hakan" w:date="2017-06-02T15:11:00Z"/>
                <w:rFonts w:ascii="Tahoma" w:hAnsi="Tahoma" w:cs="Tahoma"/>
                <w:sz w:val="18"/>
                <w:lang w:val="en-GB"/>
              </w:rPr>
            </w:pPr>
          </w:p>
          <w:p w14:paraId="534D58ED" w14:textId="77777777" w:rsidR="002D793E" w:rsidRPr="00022C74" w:rsidRDefault="002D793E">
            <w:pPr>
              <w:jc w:val="left"/>
              <w:rPr>
                <w:del w:id="175" w:author="Emik Hakan" w:date="2017-06-02T15:11:00Z"/>
                <w:lang w:val="en-GB"/>
              </w:rPr>
            </w:pPr>
          </w:p>
        </w:tc>
        <w:tc>
          <w:tcPr>
            <w:tcW w:w="2976" w:type="dxa"/>
            <w:gridSpan w:val="2"/>
            <w:tcBorders>
              <w:top w:val="single" w:sz="4" w:space="0" w:color="000000"/>
              <w:left w:val="single" w:sz="4" w:space="0" w:color="000000"/>
              <w:bottom w:val="single" w:sz="4" w:space="0" w:color="000000"/>
            </w:tcBorders>
            <w:shd w:val="clear" w:color="auto" w:fill="auto"/>
          </w:tcPr>
          <w:p w14:paraId="595963F3" w14:textId="77777777" w:rsidR="002D793E" w:rsidRPr="00022C74" w:rsidRDefault="002D793E">
            <w:pPr>
              <w:snapToGrid w:val="0"/>
              <w:jc w:val="left"/>
              <w:rPr>
                <w:del w:id="176" w:author="Emik Hakan" w:date="2017-06-02T15:11:00Z"/>
                <w:lang w:val="en-GB"/>
              </w:rPr>
            </w:pP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
          <w:p w14:paraId="555C4010" w14:textId="77777777" w:rsidR="002D793E" w:rsidRPr="00022C74" w:rsidRDefault="002D793E">
            <w:pPr>
              <w:snapToGrid w:val="0"/>
              <w:jc w:val="left"/>
              <w:rPr>
                <w:del w:id="177" w:author="Emik Hakan" w:date="2017-06-02T15:11:00Z"/>
                <w:lang w:val="en-GB"/>
              </w:rPr>
            </w:pPr>
          </w:p>
        </w:tc>
      </w:tr>
    </w:tbl>
    <w:p w14:paraId="126D6A37" w14:textId="77777777" w:rsidR="002D793E" w:rsidRDefault="002D793E">
      <w:pPr>
        <w:rPr>
          <w:rFonts w:ascii="Tahoma" w:hAnsi="Tahoma"/>
          <w:rPrChange w:id="178" w:author="Emik Hakan" w:date="2017-06-06T16:39:00Z">
            <w:rPr>
              <w:rFonts w:ascii="Tahoma" w:hAnsi="Tahoma" w:cs="Tahoma"/>
              <w:lang w:val="en-GB"/>
            </w:rPr>
          </w:rPrChange>
        </w:rPr>
      </w:pPr>
    </w:p>
    <w:p w14:paraId="0A908092" w14:textId="77777777" w:rsidR="002D793E" w:rsidRDefault="00AC62F9" w:rsidP="244DA0CA">
      <w:pPr>
        <w:pStyle w:val="berschrift2"/>
        <w:numPr>
          <w:ilvl w:val="1"/>
          <w:numId w:val="0"/>
        </w:numPr>
        <w:tabs>
          <w:tab w:val="left" w:pos="0"/>
        </w:tabs>
        <w:rPr>
          <w:rFonts w:ascii="Tahoma" w:hAnsi="Tahoma" w:cs="Tahoma"/>
          <w:i/>
          <w:iCs/>
          <w:sz w:val="16"/>
          <w:szCs w:val="16"/>
          <w:lang w:val="de-DE"/>
        </w:rPr>
      </w:pPr>
      <w:r>
        <w:rPr>
          <w:rFonts w:ascii="Tahoma" w:hAnsi="Tahoma"/>
          <w:lang w:val="de-DE"/>
          <w:rPrChange w:id="179" w:author="Emik Hakan" w:date="2017-06-06T16:39:00Z">
            <w:rPr>
              <w:rFonts w:ascii="Tahoma" w:eastAsia="Tahoma" w:hAnsi="Tahoma" w:cs="Tahoma"/>
              <w:lang w:val="en-GB"/>
            </w:rPr>
          </w:rPrChange>
        </w:rPr>
        <w:lastRenderedPageBreak/>
        <w:t xml:space="preserve"> </w:t>
      </w:r>
      <w:bookmarkStart w:id="180" w:name="_Toc484178433"/>
      <w:r>
        <w:rPr>
          <w:rFonts w:ascii="Tahoma" w:hAnsi="Tahoma" w:cs="Tahoma"/>
          <w:lang w:val="de-DE"/>
        </w:rPr>
        <w:t>Betrachtungsobjekteplan (OSP)</w:t>
      </w:r>
      <w:bookmarkEnd w:id="180"/>
    </w:p>
    <w:p w14:paraId="173F3E3B" w14:textId="665312DC" w:rsidR="0085041F" w:rsidRDefault="0085041F" w:rsidP="244DA0CA">
      <w:pPr>
        <w:rPr>
          <w:rFonts w:ascii="Tahoma" w:hAnsi="Tahoma" w:cs="Tahoma"/>
          <w:i/>
          <w:iCs/>
          <w:sz w:val="16"/>
          <w:szCs w:val="16"/>
        </w:rPr>
      </w:pPr>
      <w:r>
        <w:rPr>
          <w:rFonts w:ascii="Tahoma" w:hAnsi="Tahoma" w:cs="Tahoma"/>
          <w:i/>
          <w:iCs/>
          <w:sz w:val="16"/>
          <w:szCs w:val="16"/>
        </w:rPr>
        <w:t xml:space="preserve">Datei: </w:t>
      </w:r>
      <w:r>
        <w:rPr>
          <w:rFonts w:ascii="Tahoma" w:hAnsi="Tahoma" w:cs="Tahoma"/>
          <w:i/>
          <w:iCs/>
          <w:sz w:val="16"/>
          <w:szCs w:val="16"/>
        </w:rPr>
        <w:object w:dxaOrig="1516" w:dyaOrig="987" w14:anchorId="154AFE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6pt;height:49.2pt" o:ole="">
            <v:imagedata r:id="rId14" o:title=""/>
          </v:shape>
          <o:OLEObject Type="Embed" ProgID="Visio.Drawing.15" ShapeID="_x0000_i1028" DrawAspect="Icon" ObjectID="_1561924039" r:id="rId15"/>
        </w:object>
      </w:r>
      <w:r>
        <w:rPr>
          <w:rFonts w:ascii="Tahoma" w:hAnsi="Tahoma" w:cs="Tahoma"/>
          <w:i/>
          <w:iCs/>
          <w:sz w:val="16"/>
          <w:szCs w:val="16"/>
        </w:rPr>
        <w:t xml:space="preserve"> [Erstellt mit Visio 2013]</w:t>
      </w:r>
    </w:p>
    <w:p w14:paraId="15E9F79B" w14:textId="02CE09E9" w:rsidR="002D793E" w:rsidRDefault="002D793E">
      <w:pPr>
        <w:rPr>
          <w:rFonts w:ascii="Tahoma" w:hAnsi="Tahoma" w:cs="Tahoma"/>
          <w:i/>
          <w:sz w:val="16"/>
          <w:szCs w:val="16"/>
        </w:rPr>
      </w:pPr>
    </w:p>
    <w:tbl>
      <w:tblPr>
        <w:tblW w:w="0" w:type="auto"/>
        <w:tblInd w:w="68" w:type="dxa"/>
        <w:tblLayout w:type="fixed"/>
        <w:tblCellMar>
          <w:left w:w="68" w:type="dxa"/>
          <w:right w:w="68" w:type="dxa"/>
        </w:tblCellMar>
        <w:tblLook w:val="0000" w:firstRow="0" w:lastRow="0" w:firstColumn="0" w:lastColumn="0" w:noHBand="0" w:noVBand="0"/>
      </w:tblPr>
      <w:tblGrid>
        <w:gridCol w:w="2835"/>
        <w:gridCol w:w="4395"/>
        <w:gridCol w:w="2748"/>
        <w:tblGridChange w:id="181">
          <w:tblGrid>
            <w:gridCol w:w="2835"/>
            <w:gridCol w:w="4395"/>
            <w:gridCol w:w="2748"/>
          </w:tblGrid>
        </w:tblGridChange>
      </w:tblGrid>
      <w:tr w:rsidR="00D202A5" w14:paraId="6CB5B9B3" w14:textId="77777777" w:rsidTr="002E395E">
        <w:trPr>
          <w:cantSplit/>
          <w:trHeight w:val="1418"/>
        </w:trPr>
        <w:tc>
          <w:tcPr>
            <w:tcW w:w="2835" w:type="dxa"/>
            <w:tcBorders>
              <w:top w:val="single" w:sz="4" w:space="0" w:color="000000"/>
              <w:left w:val="single" w:sz="4" w:space="0" w:color="000000"/>
              <w:bottom w:val="single" w:sz="4" w:space="0" w:color="000000"/>
            </w:tcBorders>
            <w:shd w:val="clear" w:color="auto" w:fill="D8D8D8"/>
          </w:tcPr>
          <w:p w14:paraId="4BCCB85E" w14:textId="77777777" w:rsidR="002D793E" w:rsidRDefault="002D793E">
            <w:pPr>
              <w:snapToGrid w:val="0"/>
              <w:spacing w:before="120" w:after="120"/>
              <w:jc w:val="left"/>
            </w:pPr>
          </w:p>
        </w:tc>
        <w:tc>
          <w:tcPr>
            <w:tcW w:w="4395" w:type="dxa"/>
            <w:tcBorders>
              <w:top w:val="single" w:sz="4" w:space="0" w:color="000000"/>
              <w:bottom w:val="single" w:sz="4" w:space="0" w:color="000000"/>
            </w:tcBorders>
            <w:shd w:val="clear" w:color="auto" w:fill="D8D8D8"/>
          </w:tcPr>
          <w:p w14:paraId="07C9DDCC" w14:textId="77777777" w:rsidR="002D793E" w:rsidRDefault="244DA0CA">
            <w:pPr>
              <w:snapToGrid w:val="0"/>
              <w:spacing w:before="240" w:after="240"/>
              <w:jc w:val="center"/>
            </w:pPr>
            <w:r w:rsidRPr="244DA0CA">
              <w:rPr>
                <w:rFonts w:ascii="Tahoma" w:hAnsi="Tahoma" w:cs="Tahoma"/>
                <w:sz w:val="32"/>
                <w:szCs w:val="32"/>
              </w:rPr>
              <w:t>BETRACHTUNGSOBJEKTE-</w:t>
            </w:r>
            <w:r w:rsidR="00AC62F9">
              <w:br/>
            </w:r>
            <w:r w:rsidRPr="244DA0CA">
              <w:rPr>
                <w:rFonts w:ascii="Tahoma" w:hAnsi="Tahoma" w:cs="Tahoma"/>
                <w:sz w:val="32"/>
                <w:szCs w:val="32"/>
              </w:rPr>
              <w:t>PLAN (OSP)</w:t>
            </w:r>
          </w:p>
        </w:tc>
        <w:tc>
          <w:tcPr>
            <w:tcW w:w="2748" w:type="dxa"/>
            <w:tcBorders>
              <w:top w:val="single" w:sz="4" w:space="0" w:color="000000"/>
              <w:bottom w:val="single" w:sz="4" w:space="0" w:color="000000"/>
              <w:right w:val="single" w:sz="4" w:space="0" w:color="000000"/>
            </w:tcBorders>
            <w:shd w:val="clear" w:color="auto" w:fill="D8D8D8"/>
          </w:tcPr>
          <w:p w14:paraId="664E80F2" w14:textId="77777777" w:rsidR="002D793E" w:rsidRDefault="002D793E">
            <w:pPr>
              <w:snapToGrid w:val="0"/>
              <w:spacing w:before="120" w:after="120"/>
              <w:jc w:val="center"/>
            </w:pPr>
          </w:p>
        </w:tc>
      </w:tr>
      <w:tr w:rsidR="002D793E" w14:paraId="71C7201E" w14:textId="77777777" w:rsidTr="002E395E">
        <w:tblPrEx>
          <w:tblW w:w="0" w:type="auto"/>
          <w:tblInd w:w="68" w:type="dxa"/>
          <w:tblLayout w:type="fixed"/>
          <w:tblCellMar>
            <w:left w:w="68" w:type="dxa"/>
            <w:right w:w="68" w:type="dxa"/>
          </w:tblCellMar>
          <w:tblLook w:val="0000" w:firstRow="0" w:lastRow="0" w:firstColumn="0" w:lastColumn="0" w:noHBand="0" w:noVBand="0"/>
          <w:tblPrExChange w:id="182"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cantSplit/>
          <w:trPrChange w:id="183" w:author="Emik Hakan" w:date="2017-06-06T16:39:00Z">
            <w:trPr>
              <w:cantSplit/>
            </w:trPr>
          </w:trPrChange>
        </w:trPr>
        <w:tc>
          <w:tcPr>
            <w:tcW w:w="9978" w:type="dxa"/>
            <w:gridSpan w:val="3"/>
            <w:tcBorders>
              <w:top w:val="single" w:sz="4" w:space="0" w:color="000000"/>
              <w:left w:val="single" w:sz="4" w:space="0" w:color="000000"/>
              <w:bottom w:val="single" w:sz="4" w:space="0" w:color="000000"/>
              <w:right w:val="single" w:sz="4" w:space="0" w:color="000000"/>
            </w:tcBorders>
            <w:shd w:val="clear" w:color="auto" w:fill="auto"/>
            <w:tcPrChange w:id="184" w:author="Emik Hakan" w:date="2017-06-06T16:39:00Z">
              <w:tcPr>
                <w:tcW w:w="9978"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6A37C5BF" w14:textId="52873A4B" w:rsidR="002D793E" w:rsidRDefault="00034B57" w:rsidP="00954277">
            <w:pPr>
              <w:rPr>
                <w:rFonts w:ascii="Tahoma" w:hAnsi="Tahoma" w:cs="Tahoma"/>
              </w:rPr>
            </w:pPr>
            <w:r>
              <w:rPr>
                <w:rFonts w:ascii="Tahoma" w:hAnsi="Tahoma" w:cs="Tahoma"/>
                <w:noProof/>
              </w:rPr>
              <w:drawing>
                <wp:anchor distT="0" distB="0" distL="114300" distR="114300" simplePos="0" relativeHeight="251658243" behindDoc="0" locked="0" layoutInCell="1" allowOverlap="1" wp14:anchorId="493AC059" wp14:editId="3F845394">
                  <wp:simplePos x="0" y="0"/>
                  <wp:positionH relativeFrom="column">
                    <wp:posOffset>-208915</wp:posOffset>
                  </wp:positionH>
                  <wp:positionV relativeFrom="paragraph">
                    <wp:posOffset>114935</wp:posOffset>
                  </wp:positionV>
                  <wp:extent cx="6242685" cy="3106420"/>
                  <wp:effectExtent l="0" t="0" r="0" b="0"/>
                  <wp:wrapSquare wrapText="bothSides"/>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2685" cy="3106420"/>
                          </a:xfrm>
                          <a:prstGeom prst="rect">
                            <a:avLst/>
                          </a:prstGeom>
                          <a:noFill/>
                        </pic:spPr>
                      </pic:pic>
                    </a:graphicData>
                  </a:graphic>
                  <wp14:sizeRelH relativeFrom="page">
                    <wp14:pctWidth>0</wp14:pctWidth>
                  </wp14:sizeRelH>
                  <wp14:sizeRelV relativeFrom="page">
                    <wp14:pctHeight>0</wp14:pctHeight>
                  </wp14:sizeRelV>
                </wp:anchor>
              </w:drawing>
            </w:r>
          </w:p>
          <w:p w14:paraId="78AA1157" w14:textId="77777777" w:rsidR="002D793E" w:rsidRDefault="002D793E">
            <w:pPr>
              <w:jc w:val="center"/>
              <w:rPr>
                <w:rFonts w:ascii="Tahoma" w:hAnsi="Tahoma" w:cs="Tahoma"/>
              </w:rPr>
            </w:pPr>
          </w:p>
          <w:p w14:paraId="2F683875" w14:textId="77777777" w:rsidR="002D793E" w:rsidRDefault="002D793E">
            <w:pPr>
              <w:jc w:val="center"/>
              <w:rPr>
                <w:rFonts w:ascii="Tahoma" w:hAnsi="Tahoma" w:cs="Tahoma"/>
              </w:rPr>
            </w:pPr>
          </w:p>
          <w:p w14:paraId="689F61DD" w14:textId="77777777" w:rsidR="002D793E" w:rsidRDefault="002D793E">
            <w:pPr>
              <w:jc w:val="center"/>
              <w:rPr>
                <w:rFonts w:ascii="Tahoma" w:hAnsi="Tahoma" w:cs="Tahoma"/>
              </w:rPr>
            </w:pPr>
          </w:p>
          <w:p w14:paraId="457A53FF" w14:textId="77777777" w:rsidR="002D793E" w:rsidRDefault="002D793E">
            <w:pPr>
              <w:jc w:val="center"/>
              <w:rPr>
                <w:rFonts w:ascii="Tahoma" w:hAnsi="Tahoma" w:cs="Tahoma"/>
              </w:rPr>
            </w:pPr>
          </w:p>
          <w:p w14:paraId="00F52905" w14:textId="77777777" w:rsidR="002D793E" w:rsidRDefault="002D793E">
            <w:pPr>
              <w:jc w:val="center"/>
              <w:rPr>
                <w:rFonts w:ascii="Tahoma" w:hAnsi="Tahoma" w:cs="Tahoma"/>
              </w:rPr>
            </w:pPr>
          </w:p>
          <w:p w14:paraId="58334DF3" w14:textId="77777777" w:rsidR="002D793E" w:rsidRDefault="002D793E">
            <w:pPr>
              <w:jc w:val="center"/>
              <w:rPr>
                <w:rFonts w:ascii="Tahoma" w:hAnsi="Tahoma" w:cs="Tahoma"/>
              </w:rPr>
            </w:pPr>
          </w:p>
          <w:p w14:paraId="434258C4" w14:textId="77777777" w:rsidR="002D793E" w:rsidRDefault="002D793E">
            <w:pPr>
              <w:jc w:val="center"/>
              <w:rPr>
                <w:rFonts w:ascii="Tahoma" w:hAnsi="Tahoma" w:cs="Tahoma"/>
              </w:rPr>
            </w:pPr>
          </w:p>
          <w:p w14:paraId="63543550" w14:textId="77777777" w:rsidR="002D793E" w:rsidRDefault="002D793E">
            <w:pPr>
              <w:jc w:val="center"/>
              <w:rPr>
                <w:rFonts w:ascii="Tahoma" w:hAnsi="Tahoma" w:cs="Tahoma"/>
              </w:rPr>
            </w:pPr>
          </w:p>
          <w:p w14:paraId="308E1D4C" w14:textId="77777777" w:rsidR="002D793E" w:rsidRDefault="002D793E">
            <w:pPr>
              <w:jc w:val="center"/>
              <w:rPr>
                <w:rFonts w:ascii="Tahoma" w:hAnsi="Tahoma" w:cs="Tahoma"/>
              </w:rPr>
            </w:pPr>
          </w:p>
          <w:p w14:paraId="5706C147" w14:textId="77777777" w:rsidR="002D793E" w:rsidRDefault="002D793E">
            <w:pPr>
              <w:jc w:val="center"/>
              <w:rPr>
                <w:rFonts w:ascii="Tahoma" w:hAnsi="Tahoma" w:cs="Tahoma"/>
              </w:rPr>
            </w:pPr>
          </w:p>
          <w:p w14:paraId="3931A460" w14:textId="77777777" w:rsidR="002D793E" w:rsidRDefault="002D793E">
            <w:pPr>
              <w:jc w:val="center"/>
              <w:rPr>
                <w:rFonts w:ascii="Tahoma" w:hAnsi="Tahoma" w:cs="Tahoma"/>
              </w:rPr>
            </w:pPr>
          </w:p>
          <w:p w14:paraId="407BB9B6" w14:textId="77777777" w:rsidR="002D793E" w:rsidRDefault="002D793E">
            <w:pPr>
              <w:jc w:val="center"/>
              <w:rPr>
                <w:rFonts w:ascii="Tahoma" w:hAnsi="Tahoma" w:cs="Tahoma"/>
              </w:rPr>
            </w:pPr>
          </w:p>
          <w:p w14:paraId="659055DA" w14:textId="77777777" w:rsidR="002D793E" w:rsidRDefault="002D793E">
            <w:pPr>
              <w:jc w:val="center"/>
              <w:rPr>
                <w:rFonts w:ascii="Tahoma" w:hAnsi="Tahoma" w:cs="Tahoma"/>
              </w:rPr>
            </w:pPr>
          </w:p>
          <w:p w14:paraId="6D3A8B1F" w14:textId="77777777" w:rsidR="002D793E" w:rsidRDefault="002D793E">
            <w:pPr>
              <w:jc w:val="center"/>
              <w:rPr>
                <w:rFonts w:ascii="Tahoma" w:hAnsi="Tahoma" w:cs="Tahoma"/>
              </w:rPr>
            </w:pPr>
          </w:p>
          <w:p w14:paraId="79F818EC" w14:textId="77777777" w:rsidR="002D793E" w:rsidRDefault="002D793E">
            <w:pPr>
              <w:jc w:val="center"/>
              <w:rPr>
                <w:rFonts w:ascii="Tahoma" w:hAnsi="Tahoma" w:cs="Tahoma"/>
              </w:rPr>
            </w:pPr>
          </w:p>
          <w:p w14:paraId="3DE10EE5" w14:textId="77777777" w:rsidR="002D793E" w:rsidRDefault="002D793E">
            <w:pPr>
              <w:jc w:val="center"/>
              <w:rPr>
                <w:rFonts w:ascii="Tahoma" w:hAnsi="Tahoma" w:cs="Tahoma"/>
              </w:rPr>
            </w:pPr>
          </w:p>
          <w:p w14:paraId="7E053616" w14:textId="77777777" w:rsidR="002D793E" w:rsidRDefault="002D793E">
            <w:pPr>
              <w:jc w:val="center"/>
              <w:rPr>
                <w:rFonts w:ascii="Tahoma" w:hAnsi="Tahoma" w:cs="Tahoma"/>
                <w:sz w:val="16"/>
              </w:rPr>
            </w:pPr>
          </w:p>
          <w:p w14:paraId="28F8F476" w14:textId="77777777" w:rsidR="002D793E" w:rsidRDefault="002D793E"/>
        </w:tc>
      </w:tr>
    </w:tbl>
    <w:p w14:paraId="7F280326" w14:textId="2E1D7E45" w:rsidR="002D793E" w:rsidRDefault="002D793E">
      <w:pPr>
        <w:rPr>
          <w:rFonts w:ascii="Tahoma" w:hAnsi="Tahoma" w:cs="Tahoma"/>
        </w:rPr>
      </w:pPr>
    </w:p>
    <w:p w14:paraId="3D0DCA82" w14:textId="77777777" w:rsidR="002D793E" w:rsidRDefault="00AC62F9" w:rsidP="244DA0CA">
      <w:pPr>
        <w:pStyle w:val="berschrift2"/>
        <w:numPr>
          <w:ilvl w:val="1"/>
          <w:numId w:val="0"/>
        </w:numPr>
        <w:tabs>
          <w:tab w:val="left" w:pos="0"/>
        </w:tabs>
        <w:rPr>
          <w:i/>
          <w:iCs/>
          <w:sz w:val="16"/>
          <w:szCs w:val="16"/>
        </w:rPr>
      </w:pPr>
      <w:r>
        <w:rPr>
          <w:rFonts w:ascii="Tahoma" w:eastAsia="Tahoma" w:hAnsi="Tahoma" w:cs="Tahoma"/>
          <w:lang w:val="de-DE"/>
        </w:rPr>
        <w:lastRenderedPageBreak/>
        <w:t xml:space="preserve"> </w:t>
      </w:r>
      <w:bookmarkStart w:id="185" w:name="_Toc484178434"/>
      <w:bookmarkStart w:id="186" w:name="_Projektstrukturplan"/>
      <w:r>
        <w:rPr>
          <w:rFonts w:ascii="Tahoma" w:hAnsi="Tahoma" w:cs="Tahoma"/>
          <w:lang w:val="de-DE"/>
        </w:rPr>
        <w:t>Projektstrukturplan (PSP)</w:t>
      </w:r>
      <w:bookmarkEnd w:id="185"/>
    </w:p>
    <w:p w14:paraId="0DF30FC7" w14:textId="4E07F924" w:rsidR="00413897" w:rsidRDefault="00413897" w:rsidP="67C84CCE">
      <w:pPr>
        <w:tabs>
          <w:tab w:val="left" w:pos="0"/>
        </w:tabs>
        <w:rPr>
          <w:rFonts w:ascii="Tahoma" w:hAnsi="Tahoma" w:cs="Tahoma"/>
          <w:i/>
          <w:iCs/>
          <w:sz w:val="16"/>
          <w:szCs w:val="16"/>
        </w:rPr>
      </w:pPr>
      <w:r>
        <w:rPr>
          <w:rFonts w:ascii="Tahoma" w:hAnsi="Tahoma" w:cs="Tahoma"/>
          <w:i/>
          <w:iCs/>
          <w:sz w:val="16"/>
          <w:szCs w:val="16"/>
        </w:rPr>
        <w:t xml:space="preserve">Datei: </w:t>
      </w:r>
      <w:r>
        <w:rPr>
          <w:rFonts w:ascii="Tahoma" w:hAnsi="Tahoma" w:cs="Tahoma"/>
          <w:i/>
          <w:iCs/>
          <w:sz w:val="16"/>
          <w:szCs w:val="16"/>
        </w:rPr>
        <w:object w:dxaOrig="1516" w:dyaOrig="987" w14:anchorId="22EDA6F5">
          <v:shape id="_x0000_i1029" type="#_x0000_t75" style="width:75.6pt;height:49.2pt" o:ole="">
            <v:imagedata r:id="rId17" o:title=""/>
          </v:shape>
          <o:OLEObject Type="Embed" ProgID="Package" ShapeID="_x0000_i1029" DrawAspect="Icon" ObjectID="_1561924040" r:id="rId18"/>
        </w:object>
      </w:r>
    </w:p>
    <w:p w14:paraId="5CDC78F3" w14:textId="713E69EF" w:rsidR="00413897" w:rsidRDefault="00034B57" w:rsidP="67C84CCE">
      <w:pPr>
        <w:tabs>
          <w:tab w:val="left" w:pos="0"/>
        </w:tabs>
        <w:rPr>
          <w:rFonts w:ascii="Tahoma" w:hAnsi="Tahoma" w:cs="Tahoma"/>
          <w:i/>
          <w:iCs/>
          <w:sz w:val="16"/>
          <w:szCs w:val="16"/>
        </w:rPr>
      </w:pPr>
      <w:r>
        <w:rPr>
          <w:noProof/>
        </w:rPr>
        <mc:AlternateContent>
          <mc:Choice Requires="wps">
            <w:drawing>
              <wp:anchor distT="0" distB="0" distL="114300" distR="114300" simplePos="0" relativeHeight="251658253" behindDoc="0" locked="0" layoutInCell="1" allowOverlap="1" wp14:anchorId="445C155A" wp14:editId="22A6BA1B">
                <wp:simplePos x="0" y="0"/>
                <wp:positionH relativeFrom="column">
                  <wp:posOffset>1134110</wp:posOffset>
                </wp:positionH>
                <wp:positionV relativeFrom="paragraph">
                  <wp:posOffset>3056890</wp:posOffset>
                </wp:positionV>
                <wp:extent cx="205105" cy="193675"/>
                <wp:effectExtent l="0" t="0" r="0" b="0"/>
                <wp:wrapNone/>
                <wp:docPr id="14"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62EF4" id="AutoShape 43" o:spid="_x0000_s1026" style="position:absolute;margin-left:89.3pt;margin-top:240.7pt;width:16.15pt;height:15.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52" behindDoc="0" locked="0" layoutInCell="1" allowOverlap="1" wp14:anchorId="445C155A" wp14:editId="68045345">
                <wp:simplePos x="0" y="0"/>
                <wp:positionH relativeFrom="column">
                  <wp:posOffset>125095</wp:posOffset>
                </wp:positionH>
                <wp:positionV relativeFrom="paragraph">
                  <wp:posOffset>2300605</wp:posOffset>
                </wp:positionV>
                <wp:extent cx="205105" cy="193675"/>
                <wp:effectExtent l="0" t="0" r="0" b="0"/>
                <wp:wrapNone/>
                <wp:docPr id="13"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A7A29" id="AutoShape 42" o:spid="_x0000_s1026" style="position:absolute;margin-left:9.85pt;margin-top:181.15pt;width:16.15pt;height:15.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9" behindDoc="0" locked="0" layoutInCell="1" allowOverlap="1" wp14:anchorId="445C155A" wp14:editId="06ABF46C">
                <wp:simplePos x="0" y="0"/>
                <wp:positionH relativeFrom="column">
                  <wp:posOffset>6023610</wp:posOffset>
                </wp:positionH>
                <wp:positionV relativeFrom="paragraph">
                  <wp:posOffset>2294890</wp:posOffset>
                </wp:positionV>
                <wp:extent cx="205105" cy="193675"/>
                <wp:effectExtent l="0" t="0" r="0" b="0"/>
                <wp:wrapNone/>
                <wp:docPr id="12"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8B40D" id="AutoShape 41" o:spid="_x0000_s1026" style="position:absolute;margin-left:474.3pt;margin-top:180.7pt;width:16.15pt;height:15.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8" behindDoc="0" locked="0" layoutInCell="1" allowOverlap="1" wp14:anchorId="445C155A" wp14:editId="1A8B7225">
                <wp:simplePos x="0" y="0"/>
                <wp:positionH relativeFrom="column">
                  <wp:posOffset>4100830</wp:posOffset>
                </wp:positionH>
                <wp:positionV relativeFrom="paragraph">
                  <wp:posOffset>3742690</wp:posOffset>
                </wp:positionV>
                <wp:extent cx="205105" cy="193675"/>
                <wp:effectExtent l="0" t="0" r="0" b="0"/>
                <wp:wrapNone/>
                <wp:docPr id="1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2FDBB" id="AutoShape 40" o:spid="_x0000_s1026" style="position:absolute;margin-left:322.9pt;margin-top:294.7pt;width:16.15pt;height:15.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7" behindDoc="0" locked="0" layoutInCell="1" allowOverlap="1" wp14:anchorId="445C155A" wp14:editId="6474F632">
                <wp:simplePos x="0" y="0"/>
                <wp:positionH relativeFrom="column">
                  <wp:posOffset>3079750</wp:posOffset>
                </wp:positionH>
                <wp:positionV relativeFrom="paragraph">
                  <wp:posOffset>3033395</wp:posOffset>
                </wp:positionV>
                <wp:extent cx="205105" cy="193675"/>
                <wp:effectExtent l="0" t="0" r="0" b="0"/>
                <wp:wrapNone/>
                <wp:docPr id="1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C4BD0" id="AutoShape 39" o:spid="_x0000_s1026" style="position:absolute;margin-left:242.5pt;margin-top:238.85pt;width:16.15pt;height:15.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6" behindDoc="0" locked="0" layoutInCell="1" allowOverlap="1" wp14:anchorId="445C155A" wp14:editId="284F03B7">
                <wp:simplePos x="0" y="0"/>
                <wp:positionH relativeFrom="column">
                  <wp:posOffset>2106930</wp:posOffset>
                </wp:positionH>
                <wp:positionV relativeFrom="paragraph">
                  <wp:posOffset>3748405</wp:posOffset>
                </wp:positionV>
                <wp:extent cx="205105" cy="193675"/>
                <wp:effectExtent l="0" t="0" r="0" b="0"/>
                <wp:wrapNone/>
                <wp:docPr id="9"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5D5C" id="AutoShape 38" o:spid="_x0000_s1026" style="position:absolute;margin-left:165.9pt;margin-top:295.15pt;width:16.15pt;height:15.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5" behindDoc="0" locked="0" layoutInCell="1" allowOverlap="1" wp14:anchorId="445C155A" wp14:editId="1FC5A34F">
                <wp:simplePos x="0" y="0"/>
                <wp:positionH relativeFrom="column">
                  <wp:posOffset>2129790</wp:posOffset>
                </wp:positionH>
                <wp:positionV relativeFrom="paragraph">
                  <wp:posOffset>3027680</wp:posOffset>
                </wp:positionV>
                <wp:extent cx="205105" cy="193675"/>
                <wp:effectExtent l="0" t="0" r="0" b="0"/>
                <wp:wrapNone/>
                <wp:docPr id="8"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D5C56" id="AutoShape 37" o:spid="_x0000_s1026" style="position:absolute;margin-left:167.7pt;margin-top:238.4pt;width:16.15pt;height:15.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w:drawing>
          <wp:anchor distT="0" distB="0" distL="114300" distR="114300" simplePos="0" relativeHeight="251658244" behindDoc="0" locked="0" layoutInCell="1" allowOverlap="1" wp14:anchorId="6C3CC2D3" wp14:editId="13C0BB6F">
            <wp:simplePos x="0" y="0"/>
            <wp:positionH relativeFrom="column">
              <wp:posOffset>-643890</wp:posOffset>
            </wp:positionH>
            <wp:positionV relativeFrom="paragraph">
              <wp:posOffset>204470</wp:posOffset>
            </wp:positionV>
            <wp:extent cx="7215505" cy="5158105"/>
            <wp:effectExtent l="0" t="0" r="0" b="0"/>
            <wp:wrapSquare wrapText="bothSides"/>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5505" cy="5158105"/>
                    </a:xfrm>
                    <a:prstGeom prst="rect">
                      <a:avLst/>
                    </a:prstGeom>
                    <a:noFill/>
                  </pic:spPr>
                </pic:pic>
              </a:graphicData>
            </a:graphic>
            <wp14:sizeRelH relativeFrom="page">
              <wp14:pctWidth>0</wp14:pctWidth>
            </wp14:sizeRelH>
            <wp14:sizeRelV relativeFrom="page">
              <wp14:pctHeight>0</wp14:pctHeight>
            </wp14:sizeRelV>
          </wp:anchor>
        </w:drawing>
      </w:r>
    </w:p>
    <w:p w14:paraId="7DDA5D19" w14:textId="41F7DFF7" w:rsidR="002D793E" w:rsidRDefault="00034B57" w:rsidP="67C84CCE">
      <w:pPr>
        <w:tabs>
          <w:tab w:val="left" w:pos="0"/>
        </w:tabs>
        <w:rPr>
          <w:rFonts w:ascii="Tahoma" w:hAnsi="Tahoma" w:cs="Tahoma"/>
          <w:i/>
          <w:iCs/>
          <w:sz w:val="16"/>
          <w:szCs w:val="16"/>
        </w:rPr>
      </w:pPr>
      <w:r>
        <w:rPr>
          <w:rFonts w:ascii="Tahoma" w:hAnsi="Tahoma" w:cs="Tahoma"/>
          <w:i/>
          <w:iCs/>
          <w:noProof/>
          <w:sz w:val="16"/>
          <w:szCs w:val="16"/>
        </w:rPr>
        <mc:AlternateContent>
          <mc:Choice Requires="wps">
            <w:drawing>
              <wp:anchor distT="0" distB="0" distL="114300" distR="114300" simplePos="0" relativeHeight="251658251" behindDoc="0" locked="0" layoutInCell="1" allowOverlap="1" wp14:anchorId="03DF060A" wp14:editId="28AE4E20">
                <wp:simplePos x="0" y="0"/>
                <wp:positionH relativeFrom="column">
                  <wp:posOffset>8890</wp:posOffset>
                </wp:positionH>
                <wp:positionV relativeFrom="paragraph">
                  <wp:posOffset>5666740</wp:posOffset>
                </wp:positionV>
                <wp:extent cx="1236980" cy="328295"/>
                <wp:effectExtent l="0" t="0" r="0" b="0"/>
                <wp:wrapNone/>
                <wp:docPr id="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980" cy="328295"/>
                        </a:xfrm>
                        <a:prstGeom prst="rect">
                          <a:avLst/>
                        </a:prstGeom>
                        <a:solidFill>
                          <a:srgbClr val="FFFFFF"/>
                        </a:solidFill>
                        <a:ln w="9525">
                          <a:solidFill>
                            <a:srgbClr val="000000"/>
                          </a:solidFill>
                          <a:miter lim="800000"/>
                          <a:headEnd/>
                          <a:tailEnd/>
                        </a:ln>
                      </wps:spPr>
                      <wps:txbx>
                        <w:txbxContent>
                          <w:p w14:paraId="3E9C1B74" w14:textId="15BC04A3" w:rsidR="00BB608A" w:rsidRDefault="00BB608A">
                            <w:r>
                              <w:t>….Meilenstein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F060A" id="_x0000_t202" coordsize="21600,21600" o:spt="202" path="m,l,21600r21600,l21600,xe">
                <v:stroke joinstyle="miter"/>
                <v:path gradientshapeok="t" o:connecttype="rect"/>
              </v:shapetype>
              <v:shape id="Text Box 45" o:spid="_x0000_s1038" type="#_x0000_t202" style="position:absolute;left:0;text-align:left;margin-left:.7pt;margin-top:446.2pt;width:97.4pt;height:25.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">
                <v:textbox>
                  <w:txbxContent>
                    <w:p w14:paraId="3E9C1B74" w14:textId="15BC04A3" w:rsidR="00BB608A" w:rsidRDefault="00BB608A">
                      <w:r>
                        <w:t>….Meilenstein</w:t>
                      </w:r>
                    </w:p>
                  </w:txbxContent>
                </v:textbox>
              </v:shape>
            </w:pict>
          </mc:Fallback>
        </mc:AlternateContent>
      </w:r>
      <w:r>
        <w:rPr>
          <w:rFonts w:ascii="Tahoma" w:hAnsi="Tahoma" w:cs="Tahoma"/>
          <w:i/>
          <w:iCs/>
          <w:noProof/>
          <w:sz w:val="16"/>
          <w:szCs w:val="16"/>
        </w:rPr>
        <mc:AlternateContent>
          <mc:Choice Requires="wps">
            <w:drawing>
              <wp:anchor distT="0" distB="0" distL="114300" distR="114300" simplePos="0" relativeHeight="251658250" behindDoc="0" locked="0" layoutInCell="1" allowOverlap="1" wp14:anchorId="445C155A" wp14:editId="46A5ADC4">
                <wp:simplePos x="0" y="0"/>
                <wp:positionH relativeFrom="column">
                  <wp:posOffset>-224790</wp:posOffset>
                </wp:positionH>
                <wp:positionV relativeFrom="paragraph">
                  <wp:posOffset>5695315</wp:posOffset>
                </wp:positionV>
                <wp:extent cx="205105" cy="193675"/>
                <wp:effectExtent l="0" t="0" r="0" b="0"/>
                <wp:wrapNone/>
                <wp:docPr id="6"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0E089" id="AutoShape 44" o:spid="_x0000_s1026" style="position:absolute;margin-left:-17.7pt;margin-top:448.45pt;width:16.15pt;height:15.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p>
    <w:p w14:paraId="415E6696" w14:textId="77777777" w:rsidR="002D793E" w:rsidRDefault="00AC62F9" w:rsidP="244DA0CA">
      <w:pPr>
        <w:pStyle w:val="berschrift2"/>
        <w:numPr>
          <w:ilvl w:val="1"/>
          <w:numId w:val="0"/>
        </w:numPr>
        <w:tabs>
          <w:tab w:val="left" w:pos="0"/>
        </w:tabs>
        <w:rPr>
          <w:rFonts w:ascii="Tahoma" w:hAnsi="Tahoma" w:cs="Tahoma"/>
          <w:i/>
          <w:iCs/>
          <w:sz w:val="16"/>
          <w:szCs w:val="16"/>
          <w:lang w:val="de-DE"/>
        </w:rPr>
      </w:pPr>
      <w:r w:rsidRPr="244DA0CA">
        <w:rPr>
          <w:rFonts w:ascii="Tahoma" w:eastAsia="Tahoma" w:hAnsi="Tahoma" w:cs="Tahoma"/>
          <w:i/>
          <w:iCs/>
          <w:sz w:val="16"/>
          <w:szCs w:val="16"/>
          <w:lang w:val="de-DE"/>
        </w:rPr>
        <w:lastRenderedPageBreak/>
        <w:t xml:space="preserve"> </w:t>
      </w:r>
      <w:bookmarkStart w:id="187" w:name="_Toc484178435"/>
      <w:r>
        <w:rPr>
          <w:rFonts w:ascii="Tahoma" w:hAnsi="Tahoma" w:cs="Tahoma"/>
          <w:lang w:val="de-DE"/>
        </w:rPr>
        <w:t>Projektmeilensteinplan</w:t>
      </w:r>
      <w:bookmarkEnd w:id="187"/>
    </w:p>
    <w:p w14:paraId="5D925AE9" w14:textId="77777777" w:rsidR="002D793E" w:rsidRDefault="244DA0CA" w:rsidP="244DA0CA">
      <w:pPr>
        <w:tabs>
          <w:tab w:val="left" w:pos="0"/>
        </w:tabs>
        <w:rPr>
          <w:rFonts w:ascii="Tahoma" w:hAnsi="Tahoma" w:cs="Tahoma"/>
        </w:rPr>
      </w:pPr>
      <w:r w:rsidRPr="244DA0CA">
        <w:rPr>
          <w:rFonts w:ascii="Tahoma" w:hAnsi="Tahoma" w:cs="Tahoma"/>
          <w:i/>
          <w:iCs/>
          <w:sz w:val="16"/>
          <w:szCs w:val="16"/>
        </w:rPr>
        <w:t>Entwerfe einen Meilensteinplan. Treffe dabei sinnvolle Annahmen für die Projekttermine. Termine sind chronologisch nach den geplanten Basisterminen zu reihen!</w:t>
      </w:r>
    </w:p>
    <w:p w14:paraId="52B6955A" w14:textId="77777777" w:rsidR="002D793E" w:rsidRDefault="002D793E">
      <w:pPr>
        <w:rPr>
          <w:rFonts w:ascii="Tahoma" w:hAnsi="Tahoma" w:cs="Tahoma"/>
        </w:rPr>
      </w:pPr>
    </w:p>
    <w:tbl>
      <w:tblPr>
        <w:tblW w:w="0" w:type="auto"/>
        <w:tblInd w:w="68" w:type="dxa"/>
        <w:tblLayout w:type="fixed"/>
        <w:tblCellMar>
          <w:left w:w="68" w:type="dxa"/>
          <w:right w:w="68" w:type="dxa"/>
        </w:tblCellMar>
        <w:tblLook w:val="0000" w:firstRow="0" w:lastRow="0" w:firstColumn="0" w:lastColumn="0" w:noHBand="0" w:noVBand="0"/>
      </w:tblPr>
      <w:tblGrid>
        <w:gridCol w:w="851"/>
        <w:gridCol w:w="1984"/>
        <w:gridCol w:w="1701"/>
        <w:gridCol w:w="5442"/>
        <w:tblGridChange w:id="188">
          <w:tblGrid>
            <w:gridCol w:w="851"/>
            <w:gridCol w:w="1984"/>
            <w:gridCol w:w="1701"/>
            <w:gridCol w:w="5442"/>
          </w:tblGrid>
        </w:tblGridChange>
      </w:tblGrid>
      <w:tr w:rsidR="00D202A5" w14:paraId="47537F90" w14:textId="77777777" w:rsidTr="002E395E">
        <w:trPr>
          <w:cantSplit/>
          <w:trHeight w:val="1418"/>
        </w:trPr>
        <w:tc>
          <w:tcPr>
            <w:tcW w:w="2835" w:type="dxa"/>
            <w:gridSpan w:val="2"/>
            <w:tcBorders>
              <w:top w:val="single" w:sz="4" w:space="0" w:color="000000"/>
              <w:left w:val="single" w:sz="4" w:space="0" w:color="000000"/>
              <w:bottom w:val="single" w:sz="4" w:space="0" w:color="000000"/>
            </w:tcBorders>
            <w:shd w:val="clear" w:color="auto" w:fill="D8D8D8"/>
          </w:tcPr>
          <w:p w14:paraId="418C8F70" w14:textId="77777777" w:rsidR="002D793E" w:rsidRDefault="002D793E">
            <w:pPr>
              <w:snapToGrid w:val="0"/>
              <w:spacing w:before="120" w:after="120"/>
              <w:jc w:val="left"/>
            </w:pPr>
          </w:p>
        </w:tc>
        <w:tc>
          <w:tcPr>
            <w:tcW w:w="7143" w:type="dxa"/>
            <w:gridSpan w:val="2"/>
            <w:tcBorders>
              <w:top w:val="single" w:sz="4" w:space="0" w:color="000000"/>
              <w:bottom w:val="single" w:sz="4" w:space="0" w:color="000000"/>
              <w:right w:val="single" w:sz="4" w:space="0" w:color="000000"/>
            </w:tcBorders>
            <w:shd w:val="clear" w:color="auto" w:fill="D8D8D8"/>
          </w:tcPr>
          <w:p w14:paraId="48678B30" w14:textId="77777777" w:rsidR="002D793E" w:rsidRDefault="244DA0CA">
            <w:pPr>
              <w:snapToGrid w:val="0"/>
              <w:spacing w:before="240" w:after="240"/>
              <w:jc w:val="center"/>
            </w:pPr>
            <w:r w:rsidRPr="244DA0CA">
              <w:rPr>
                <w:rFonts w:ascii="Tahoma" w:hAnsi="Tahoma" w:cs="Tahoma"/>
                <w:sz w:val="32"/>
                <w:szCs w:val="32"/>
              </w:rPr>
              <w:t>PROJEKT-</w:t>
            </w:r>
            <w:r w:rsidR="00AC62F9">
              <w:br/>
            </w:r>
            <w:r w:rsidRPr="244DA0CA">
              <w:rPr>
                <w:rFonts w:ascii="Tahoma" w:hAnsi="Tahoma" w:cs="Tahoma"/>
                <w:sz w:val="32"/>
                <w:szCs w:val="32"/>
              </w:rPr>
              <w:t>MEILENSTEINPLAN</w:t>
            </w:r>
          </w:p>
        </w:tc>
      </w:tr>
      <w:tr w:rsidR="00D202A5" w14:paraId="58B275F8" w14:textId="77777777" w:rsidTr="002E395E">
        <w:tc>
          <w:tcPr>
            <w:tcW w:w="851" w:type="dxa"/>
            <w:tcBorders>
              <w:top w:val="single" w:sz="4" w:space="0" w:color="000000"/>
              <w:left w:val="single" w:sz="4" w:space="0" w:color="000000"/>
              <w:bottom w:val="single" w:sz="4" w:space="0" w:color="000000"/>
            </w:tcBorders>
            <w:shd w:val="clear" w:color="auto" w:fill="F2F2F2"/>
          </w:tcPr>
          <w:p w14:paraId="695189F5" w14:textId="77777777" w:rsidR="002D793E" w:rsidRDefault="244DA0CA">
            <w:pPr>
              <w:snapToGrid w:val="0"/>
              <w:spacing w:before="120" w:after="120"/>
            </w:pPr>
            <w:r w:rsidRPr="244DA0CA">
              <w:rPr>
                <w:rFonts w:ascii="Tahoma" w:hAnsi="Tahoma" w:cs="Tahoma"/>
                <w:b/>
                <w:bCs/>
                <w:sz w:val="18"/>
                <w:szCs w:val="18"/>
              </w:rPr>
              <w:t>PSP-Code</w:t>
            </w:r>
          </w:p>
        </w:tc>
        <w:tc>
          <w:tcPr>
            <w:tcW w:w="3685" w:type="dxa"/>
            <w:gridSpan w:val="2"/>
            <w:tcBorders>
              <w:top w:val="single" w:sz="4" w:space="0" w:color="000000"/>
              <w:left w:val="single" w:sz="4" w:space="0" w:color="000000"/>
              <w:bottom w:val="single" w:sz="4" w:space="0" w:color="000000"/>
            </w:tcBorders>
            <w:shd w:val="clear" w:color="auto" w:fill="F2F2F2"/>
          </w:tcPr>
          <w:p w14:paraId="78266341" w14:textId="77777777" w:rsidR="002D793E" w:rsidRDefault="244DA0CA">
            <w:pPr>
              <w:snapToGrid w:val="0"/>
              <w:spacing w:before="120" w:after="120"/>
            </w:pPr>
            <w:r w:rsidRPr="244DA0CA">
              <w:rPr>
                <w:rFonts w:ascii="Tahoma" w:hAnsi="Tahoma" w:cs="Tahoma"/>
                <w:b/>
                <w:bCs/>
                <w:sz w:val="18"/>
                <w:szCs w:val="18"/>
              </w:rPr>
              <w:t>Meilenstein</w:t>
            </w:r>
          </w:p>
        </w:tc>
        <w:tc>
          <w:tcPr>
            <w:tcW w:w="5442" w:type="dxa"/>
            <w:tcBorders>
              <w:top w:val="single" w:sz="4" w:space="0" w:color="000000"/>
              <w:left w:val="single" w:sz="4" w:space="0" w:color="000000"/>
              <w:bottom w:val="single" w:sz="4" w:space="0" w:color="000000"/>
              <w:right w:val="single" w:sz="4" w:space="0" w:color="000000"/>
            </w:tcBorders>
            <w:shd w:val="clear" w:color="auto" w:fill="F2F2F2"/>
          </w:tcPr>
          <w:p w14:paraId="73BA99FD" w14:textId="77777777" w:rsidR="002D793E" w:rsidRDefault="244DA0CA">
            <w:pPr>
              <w:snapToGrid w:val="0"/>
              <w:spacing w:before="120" w:after="120"/>
              <w:jc w:val="center"/>
            </w:pPr>
            <w:r w:rsidRPr="244DA0CA">
              <w:rPr>
                <w:rFonts w:ascii="Tahoma" w:hAnsi="Tahoma" w:cs="Tahoma"/>
                <w:b/>
                <w:bCs/>
                <w:sz w:val="18"/>
                <w:szCs w:val="18"/>
              </w:rPr>
              <w:t>Basis-Termin</w:t>
            </w:r>
          </w:p>
        </w:tc>
      </w:tr>
      <w:tr w:rsidR="002D793E" w14:paraId="5FF86D8F" w14:textId="77777777" w:rsidTr="002E395E">
        <w:tblPrEx>
          <w:tblW w:w="0" w:type="auto"/>
          <w:tblInd w:w="68" w:type="dxa"/>
          <w:tblLayout w:type="fixed"/>
          <w:tblCellMar>
            <w:left w:w="68" w:type="dxa"/>
            <w:right w:w="68" w:type="dxa"/>
          </w:tblCellMar>
          <w:tblLook w:val="0000" w:firstRow="0" w:lastRow="0" w:firstColumn="0" w:lastColumn="0" w:noHBand="0" w:noVBand="0"/>
          <w:tblPrExChange w:id="189"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851" w:type="dxa"/>
            <w:tcBorders>
              <w:top w:val="single" w:sz="4" w:space="0" w:color="000000"/>
              <w:left w:val="single" w:sz="4" w:space="0" w:color="000000"/>
              <w:bottom w:val="single" w:sz="4" w:space="0" w:color="000000"/>
            </w:tcBorders>
            <w:shd w:val="clear" w:color="auto" w:fill="auto"/>
            <w:tcPrChange w:id="190" w:author="Emik Hakan" w:date="2017-06-06T16:39:00Z">
              <w:tcPr>
                <w:tcW w:w="851" w:type="dxa"/>
                <w:tcBorders>
                  <w:top w:val="single" w:sz="4" w:space="0" w:color="000000"/>
                  <w:left w:val="single" w:sz="4" w:space="0" w:color="000000"/>
                  <w:bottom w:val="single" w:sz="4" w:space="0" w:color="000000"/>
                </w:tcBorders>
                <w:shd w:val="clear" w:color="auto" w:fill="auto"/>
              </w:tcPr>
            </w:tcPrChange>
          </w:tcPr>
          <w:p w14:paraId="51649D0F" w14:textId="77777777" w:rsidR="002D793E" w:rsidRDefault="244DA0CA">
            <w:pPr>
              <w:pStyle w:val="Kopfzeile"/>
              <w:snapToGrid w:val="0"/>
              <w:spacing w:before="60" w:after="60"/>
              <w:jc w:val="left"/>
            </w:pPr>
            <w:r w:rsidRPr="244DA0CA">
              <w:rPr>
                <w:rFonts w:ascii="Tahoma" w:hAnsi="Tahoma" w:cs="Tahoma"/>
                <w:b/>
                <w:bCs/>
                <w:sz w:val="16"/>
                <w:szCs w:val="16"/>
              </w:rPr>
              <w:t>1.1.1</w:t>
            </w:r>
          </w:p>
        </w:tc>
        <w:tc>
          <w:tcPr>
            <w:tcW w:w="3685" w:type="dxa"/>
            <w:gridSpan w:val="2"/>
            <w:tcBorders>
              <w:top w:val="single" w:sz="4" w:space="0" w:color="000000"/>
              <w:left w:val="single" w:sz="4" w:space="0" w:color="000000"/>
              <w:bottom w:val="single" w:sz="4" w:space="0" w:color="000000"/>
            </w:tcBorders>
            <w:shd w:val="clear" w:color="auto" w:fill="auto"/>
            <w:tcPrChange w:id="191" w:author="Emik Hakan" w:date="2017-06-06T16:39:00Z">
              <w:tcPr>
                <w:tcW w:w="3685" w:type="dxa"/>
                <w:gridSpan w:val="2"/>
                <w:tcBorders>
                  <w:top w:val="single" w:sz="4" w:space="0" w:color="000000"/>
                  <w:left w:val="single" w:sz="4" w:space="0" w:color="000000"/>
                  <w:bottom w:val="single" w:sz="4" w:space="0" w:color="000000"/>
                </w:tcBorders>
                <w:shd w:val="clear" w:color="auto" w:fill="auto"/>
              </w:tcPr>
            </w:tcPrChange>
          </w:tcPr>
          <w:p w14:paraId="1BEA2CDB" w14:textId="77777777" w:rsidR="002D793E" w:rsidRDefault="244DA0CA">
            <w:pPr>
              <w:snapToGrid w:val="0"/>
              <w:spacing w:before="60" w:after="60"/>
              <w:jc w:val="left"/>
            </w:pPr>
            <w:r w:rsidRPr="244DA0CA">
              <w:rPr>
                <w:rFonts w:ascii="Tahoma" w:hAnsi="Tahoma" w:cs="Tahoma"/>
                <w:b/>
                <w:bCs/>
                <w:sz w:val="16"/>
                <w:szCs w:val="16"/>
              </w:rPr>
              <w:t>Projekt ist gestartet</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192" w:author="Emik Hakan" w:date="2017-06-06T16:39:00Z">
              <w:tcPr>
                <w:tcW w:w="54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01C79053" w14:textId="7467A0F9" w:rsidR="002D793E" w:rsidRDefault="00CC5A20">
            <w:pPr>
              <w:snapToGrid w:val="0"/>
              <w:spacing w:before="60" w:after="60"/>
              <w:jc w:val="center"/>
            </w:pPr>
            <w:r>
              <w:t>03.07.2017</w:t>
            </w:r>
          </w:p>
        </w:tc>
      </w:tr>
      <w:tr w:rsidR="002D793E" w14:paraId="72DD53AE" w14:textId="77777777" w:rsidTr="002E395E">
        <w:tblPrEx>
          <w:tblW w:w="0" w:type="auto"/>
          <w:tblInd w:w="68" w:type="dxa"/>
          <w:tblLayout w:type="fixed"/>
          <w:tblCellMar>
            <w:left w:w="68" w:type="dxa"/>
            <w:right w:w="68" w:type="dxa"/>
          </w:tblCellMar>
          <w:tblLook w:val="0000" w:firstRow="0" w:lastRow="0" w:firstColumn="0" w:lastColumn="0" w:noHBand="0" w:noVBand="0"/>
          <w:tblPrExChange w:id="193"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851" w:type="dxa"/>
            <w:tcBorders>
              <w:top w:val="single" w:sz="4" w:space="0" w:color="000000"/>
              <w:left w:val="single" w:sz="4" w:space="0" w:color="000000"/>
              <w:bottom w:val="single" w:sz="4" w:space="0" w:color="000000"/>
            </w:tcBorders>
            <w:shd w:val="clear" w:color="auto" w:fill="auto"/>
            <w:tcPrChange w:id="194" w:author="Emik Hakan" w:date="2017-06-06T16:39:00Z">
              <w:tcPr>
                <w:tcW w:w="851" w:type="dxa"/>
                <w:tcBorders>
                  <w:top w:val="single" w:sz="4" w:space="0" w:color="000000"/>
                  <w:left w:val="single" w:sz="4" w:space="0" w:color="000000"/>
                  <w:bottom w:val="single" w:sz="4" w:space="0" w:color="000000"/>
                </w:tcBorders>
                <w:shd w:val="clear" w:color="auto" w:fill="auto"/>
              </w:tcPr>
            </w:tcPrChange>
          </w:tcPr>
          <w:p w14:paraId="588FE3A3" w14:textId="330AF00B" w:rsidR="002D793E" w:rsidRDefault="00490FE3">
            <w:pPr>
              <w:snapToGrid w:val="0"/>
              <w:spacing w:before="60" w:after="60"/>
              <w:jc w:val="left"/>
            </w:pPr>
            <w:r>
              <w:t>1.2.2</w:t>
            </w:r>
          </w:p>
        </w:tc>
        <w:tc>
          <w:tcPr>
            <w:tcW w:w="3685" w:type="dxa"/>
            <w:gridSpan w:val="2"/>
            <w:tcBorders>
              <w:top w:val="single" w:sz="4" w:space="0" w:color="000000"/>
              <w:left w:val="single" w:sz="4" w:space="0" w:color="000000"/>
              <w:bottom w:val="single" w:sz="4" w:space="0" w:color="000000"/>
            </w:tcBorders>
            <w:shd w:val="clear" w:color="auto" w:fill="auto"/>
            <w:tcPrChange w:id="195" w:author="Emik Hakan" w:date="2017-06-06T16:39:00Z">
              <w:tcPr>
                <w:tcW w:w="3685" w:type="dxa"/>
                <w:gridSpan w:val="2"/>
                <w:tcBorders>
                  <w:top w:val="single" w:sz="4" w:space="0" w:color="000000"/>
                  <w:left w:val="single" w:sz="4" w:space="0" w:color="000000"/>
                  <w:bottom w:val="single" w:sz="4" w:space="0" w:color="000000"/>
                </w:tcBorders>
                <w:shd w:val="clear" w:color="auto" w:fill="auto"/>
              </w:tcPr>
            </w:tcPrChange>
          </w:tcPr>
          <w:p w14:paraId="231CC925" w14:textId="6B66FD0D" w:rsidR="002D793E" w:rsidRDefault="00490FE3">
            <w:pPr>
              <w:snapToGrid w:val="0"/>
              <w:spacing w:before="60" w:after="60"/>
              <w:jc w:val="left"/>
            </w:pPr>
            <w:r>
              <w:t>Einarbeitung fertig</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196" w:author="Emik Hakan" w:date="2017-06-06T16:39:00Z">
              <w:tcPr>
                <w:tcW w:w="54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225D5D9F" w14:textId="6943DE37" w:rsidR="002D793E" w:rsidRDefault="00490FE3">
            <w:pPr>
              <w:snapToGrid w:val="0"/>
              <w:spacing w:before="60" w:after="60"/>
              <w:jc w:val="center"/>
            </w:pPr>
            <w:r>
              <w:t>28.8.2017</w:t>
            </w:r>
          </w:p>
        </w:tc>
      </w:tr>
      <w:tr w:rsidR="002D793E" w14:paraId="01520E7A" w14:textId="77777777" w:rsidTr="002E395E">
        <w:tblPrEx>
          <w:tblW w:w="0" w:type="auto"/>
          <w:tblInd w:w="68" w:type="dxa"/>
          <w:tblLayout w:type="fixed"/>
          <w:tblCellMar>
            <w:left w:w="68" w:type="dxa"/>
            <w:right w:w="68" w:type="dxa"/>
          </w:tblCellMar>
          <w:tblLook w:val="0000" w:firstRow="0" w:lastRow="0" w:firstColumn="0" w:lastColumn="0" w:noHBand="0" w:noVBand="0"/>
          <w:tblPrExChange w:id="197"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851" w:type="dxa"/>
            <w:tcBorders>
              <w:top w:val="single" w:sz="4" w:space="0" w:color="000000"/>
              <w:left w:val="single" w:sz="4" w:space="0" w:color="000000"/>
              <w:bottom w:val="single" w:sz="4" w:space="0" w:color="000000"/>
            </w:tcBorders>
            <w:shd w:val="clear" w:color="auto" w:fill="auto"/>
            <w:tcPrChange w:id="198" w:author="Emik Hakan" w:date="2017-06-06T16:39:00Z">
              <w:tcPr>
                <w:tcW w:w="851" w:type="dxa"/>
                <w:tcBorders>
                  <w:top w:val="single" w:sz="4" w:space="0" w:color="000000"/>
                  <w:left w:val="single" w:sz="4" w:space="0" w:color="000000"/>
                  <w:bottom w:val="single" w:sz="4" w:space="0" w:color="000000"/>
                </w:tcBorders>
                <w:shd w:val="clear" w:color="auto" w:fill="auto"/>
              </w:tcPr>
            </w:tcPrChange>
          </w:tcPr>
          <w:p w14:paraId="2FE03FE2" w14:textId="6532A194" w:rsidR="002D793E" w:rsidRDefault="00490FE3">
            <w:pPr>
              <w:snapToGrid w:val="0"/>
              <w:spacing w:before="60" w:after="60"/>
              <w:jc w:val="left"/>
            </w:pPr>
            <w:r>
              <w:t>1.3.2</w:t>
            </w:r>
          </w:p>
        </w:tc>
        <w:tc>
          <w:tcPr>
            <w:tcW w:w="3685" w:type="dxa"/>
            <w:gridSpan w:val="2"/>
            <w:tcBorders>
              <w:top w:val="single" w:sz="4" w:space="0" w:color="000000"/>
              <w:left w:val="single" w:sz="4" w:space="0" w:color="000000"/>
              <w:bottom w:val="single" w:sz="4" w:space="0" w:color="000000"/>
            </w:tcBorders>
            <w:shd w:val="clear" w:color="auto" w:fill="auto"/>
            <w:tcPrChange w:id="199" w:author="Emik Hakan" w:date="2017-06-06T16:39:00Z">
              <w:tcPr>
                <w:tcW w:w="3685" w:type="dxa"/>
                <w:gridSpan w:val="2"/>
                <w:tcBorders>
                  <w:top w:val="single" w:sz="4" w:space="0" w:color="000000"/>
                  <w:left w:val="single" w:sz="4" w:space="0" w:color="000000"/>
                  <w:bottom w:val="single" w:sz="4" w:space="0" w:color="000000"/>
                </w:tcBorders>
                <w:shd w:val="clear" w:color="auto" w:fill="auto"/>
              </w:tcPr>
            </w:tcPrChange>
          </w:tcPr>
          <w:p w14:paraId="48FF9CBD" w14:textId="53B3AE55" w:rsidR="002D793E" w:rsidRDefault="00490FE3">
            <w:pPr>
              <w:snapToGrid w:val="0"/>
              <w:spacing w:before="60" w:after="60"/>
              <w:jc w:val="left"/>
            </w:pPr>
            <w:r>
              <w:t>Umsetzung Entwürfe</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00" w:author="Emik Hakan" w:date="2017-06-06T16:39:00Z">
              <w:tcPr>
                <w:tcW w:w="54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112CDE1F" w14:textId="390DE5B8" w:rsidR="002D793E" w:rsidRDefault="00490FE3">
            <w:pPr>
              <w:snapToGrid w:val="0"/>
              <w:spacing w:before="60" w:after="60"/>
              <w:jc w:val="center"/>
            </w:pPr>
            <w:r>
              <w:t>10.10.2017</w:t>
            </w:r>
          </w:p>
        </w:tc>
      </w:tr>
      <w:tr w:rsidR="002D793E" w14:paraId="118BC9B4" w14:textId="77777777" w:rsidTr="002E395E">
        <w:tblPrEx>
          <w:tblW w:w="0" w:type="auto"/>
          <w:tblInd w:w="68" w:type="dxa"/>
          <w:tblLayout w:type="fixed"/>
          <w:tblCellMar>
            <w:left w:w="68" w:type="dxa"/>
            <w:right w:w="68" w:type="dxa"/>
          </w:tblCellMar>
          <w:tblLook w:val="0000" w:firstRow="0" w:lastRow="0" w:firstColumn="0" w:lastColumn="0" w:noHBand="0" w:noVBand="0"/>
          <w:tblPrExChange w:id="201"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851" w:type="dxa"/>
            <w:tcBorders>
              <w:top w:val="single" w:sz="4" w:space="0" w:color="000000"/>
              <w:left w:val="single" w:sz="4" w:space="0" w:color="000000"/>
              <w:bottom w:val="single" w:sz="4" w:space="0" w:color="000000"/>
            </w:tcBorders>
            <w:shd w:val="clear" w:color="auto" w:fill="auto"/>
            <w:tcPrChange w:id="202" w:author="Emik Hakan" w:date="2017-06-06T16:39:00Z">
              <w:tcPr>
                <w:tcW w:w="851" w:type="dxa"/>
                <w:tcBorders>
                  <w:top w:val="single" w:sz="4" w:space="0" w:color="000000"/>
                  <w:left w:val="single" w:sz="4" w:space="0" w:color="000000"/>
                  <w:bottom w:val="single" w:sz="4" w:space="0" w:color="000000"/>
                </w:tcBorders>
                <w:shd w:val="clear" w:color="auto" w:fill="auto"/>
              </w:tcPr>
            </w:tcPrChange>
          </w:tcPr>
          <w:p w14:paraId="44020F2C" w14:textId="7C3930B1" w:rsidR="002D793E" w:rsidRDefault="00490FE3">
            <w:pPr>
              <w:snapToGrid w:val="0"/>
              <w:spacing w:before="60" w:after="60"/>
              <w:jc w:val="left"/>
            </w:pPr>
            <w:r>
              <w:t>1.3.3</w:t>
            </w:r>
          </w:p>
        </w:tc>
        <w:tc>
          <w:tcPr>
            <w:tcW w:w="3685" w:type="dxa"/>
            <w:gridSpan w:val="2"/>
            <w:tcBorders>
              <w:top w:val="single" w:sz="4" w:space="0" w:color="000000"/>
              <w:left w:val="single" w:sz="4" w:space="0" w:color="000000"/>
              <w:bottom w:val="single" w:sz="4" w:space="0" w:color="000000"/>
            </w:tcBorders>
            <w:shd w:val="clear" w:color="auto" w:fill="auto"/>
            <w:tcPrChange w:id="203" w:author="Emik Hakan" w:date="2017-06-06T16:39:00Z">
              <w:tcPr>
                <w:tcW w:w="3685" w:type="dxa"/>
                <w:gridSpan w:val="2"/>
                <w:tcBorders>
                  <w:top w:val="single" w:sz="4" w:space="0" w:color="000000"/>
                  <w:left w:val="single" w:sz="4" w:space="0" w:color="000000"/>
                  <w:bottom w:val="single" w:sz="4" w:space="0" w:color="000000"/>
                </w:tcBorders>
                <w:shd w:val="clear" w:color="auto" w:fill="auto"/>
              </w:tcPr>
            </w:tcPrChange>
          </w:tcPr>
          <w:p w14:paraId="1E0CF550" w14:textId="14EE43B9" w:rsidR="002D793E" w:rsidRDefault="00490FE3">
            <w:pPr>
              <w:snapToGrid w:val="0"/>
              <w:spacing w:before="60" w:after="60"/>
              <w:jc w:val="left"/>
            </w:pPr>
            <w:r>
              <w:t>Login und Registrationspanel</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04" w:author="Emik Hakan" w:date="2017-06-06T16:39:00Z">
              <w:tcPr>
                <w:tcW w:w="54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722BB355" w14:textId="600D24D7" w:rsidR="002D793E" w:rsidRDefault="00490FE3">
            <w:pPr>
              <w:snapToGrid w:val="0"/>
              <w:spacing w:before="60" w:after="60"/>
              <w:jc w:val="center"/>
            </w:pPr>
            <w:r>
              <w:t>15.11.2017</w:t>
            </w:r>
          </w:p>
        </w:tc>
      </w:tr>
      <w:tr w:rsidR="002D793E" w14:paraId="2C2B8FED" w14:textId="77777777" w:rsidTr="002E395E">
        <w:tblPrEx>
          <w:tblW w:w="0" w:type="auto"/>
          <w:tblInd w:w="68" w:type="dxa"/>
          <w:tblLayout w:type="fixed"/>
          <w:tblCellMar>
            <w:left w:w="68" w:type="dxa"/>
            <w:right w:w="68" w:type="dxa"/>
          </w:tblCellMar>
          <w:tblLook w:val="0000" w:firstRow="0" w:lastRow="0" w:firstColumn="0" w:lastColumn="0" w:noHBand="0" w:noVBand="0"/>
          <w:tblPrExChange w:id="205"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851" w:type="dxa"/>
            <w:tcBorders>
              <w:top w:val="single" w:sz="4" w:space="0" w:color="000000"/>
              <w:left w:val="single" w:sz="4" w:space="0" w:color="000000"/>
              <w:bottom w:val="single" w:sz="4" w:space="0" w:color="000000"/>
            </w:tcBorders>
            <w:shd w:val="clear" w:color="auto" w:fill="auto"/>
            <w:tcPrChange w:id="206" w:author="Emik Hakan" w:date="2017-06-06T16:39:00Z">
              <w:tcPr>
                <w:tcW w:w="851" w:type="dxa"/>
                <w:tcBorders>
                  <w:top w:val="single" w:sz="4" w:space="0" w:color="000000"/>
                  <w:left w:val="single" w:sz="4" w:space="0" w:color="000000"/>
                  <w:bottom w:val="single" w:sz="4" w:space="0" w:color="000000"/>
                </w:tcBorders>
                <w:shd w:val="clear" w:color="auto" w:fill="auto"/>
              </w:tcPr>
            </w:tcPrChange>
          </w:tcPr>
          <w:p w14:paraId="3AC5C1C0" w14:textId="3B15E564" w:rsidR="002D793E" w:rsidRDefault="00490FE3">
            <w:pPr>
              <w:snapToGrid w:val="0"/>
              <w:spacing w:before="60" w:after="60"/>
              <w:jc w:val="left"/>
            </w:pPr>
            <w:r>
              <w:t>1.4.2</w:t>
            </w:r>
          </w:p>
        </w:tc>
        <w:tc>
          <w:tcPr>
            <w:tcW w:w="3685" w:type="dxa"/>
            <w:gridSpan w:val="2"/>
            <w:tcBorders>
              <w:top w:val="single" w:sz="4" w:space="0" w:color="000000"/>
              <w:left w:val="single" w:sz="4" w:space="0" w:color="000000"/>
              <w:bottom w:val="single" w:sz="4" w:space="0" w:color="000000"/>
            </w:tcBorders>
            <w:shd w:val="clear" w:color="auto" w:fill="auto"/>
            <w:tcPrChange w:id="207" w:author="Emik Hakan" w:date="2017-06-06T16:39:00Z">
              <w:tcPr>
                <w:tcW w:w="3685" w:type="dxa"/>
                <w:gridSpan w:val="2"/>
                <w:tcBorders>
                  <w:top w:val="single" w:sz="4" w:space="0" w:color="000000"/>
                  <w:left w:val="single" w:sz="4" w:space="0" w:color="000000"/>
                  <w:bottom w:val="single" w:sz="4" w:space="0" w:color="000000"/>
                </w:tcBorders>
                <w:shd w:val="clear" w:color="auto" w:fill="auto"/>
              </w:tcPr>
            </w:tcPrChange>
          </w:tcPr>
          <w:p w14:paraId="4FA6C7E7" w14:textId="759B91C9" w:rsidR="002D793E" w:rsidRDefault="00490FE3">
            <w:pPr>
              <w:snapToGrid w:val="0"/>
              <w:spacing w:before="60" w:after="60"/>
              <w:jc w:val="left"/>
            </w:pPr>
            <w:r>
              <w:t>Grafische Oberfläche für die Auswahl von Speisen (Bestellsystem)</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08" w:author="Emik Hakan" w:date="2017-06-06T16:39:00Z">
              <w:tcPr>
                <w:tcW w:w="54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4C4FCB00" w14:textId="01F7CD26" w:rsidR="002D793E" w:rsidRDefault="00DB4206">
            <w:pPr>
              <w:snapToGrid w:val="0"/>
              <w:spacing w:before="60" w:after="60"/>
              <w:jc w:val="center"/>
            </w:pPr>
            <w:r>
              <w:t>04.01.2018</w:t>
            </w:r>
          </w:p>
        </w:tc>
      </w:tr>
      <w:tr w:rsidR="002D793E" w14:paraId="54067A50" w14:textId="77777777" w:rsidTr="002E395E">
        <w:tblPrEx>
          <w:tblW w:w="0" w:type="auto"/>
          <w:tblInd w:w="68" w:type="dxa"/>
          <w:tblLayout w:type="fixed"/>
          <w:tblCellMar>
            <w:left w:w="68" w:type="dxa"/>
            <w:right w:w="68" w:type="dxa"/>
          </w:tblCellMar>
          <w:tblLook w:val="0000" w:firstRow="0" w:lastRow="0" w:firstColumn="0" w:lastColumn="0" w:noHBand="0" w:noVBand="0"/>
          <w:tblPrExChange w:id="209"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851" w:type="dxa"/>
            <w:tcBorders>
              <w:top w:val="single" w:sz="4" w:space="0" w:color="000000"/>
              <w:left w:val="single" w:sz="4" w:space="0" w:color="000000"/>
              <w:bottom w:val="single" w:sz="4" w:space="0" w:color="000000"/>
            </w:tcBorders>
            <w:shd w:val="clear" w:color="auto" w:fill="auto"/>
            <w:tcPrChange w:id="210" w:author="Emik Hakan" w:date="2017-06-06T16:39:00Z">
              <w:tcPr>
                <w:tcW w:w="851" w:type="dxa"/>
                <w:tcBorders>
                  <w:top w:val="single" w:sz="4" w:space="0" w:color="000000"/>
                  <w:left w:val="single" w:sz="4" w:space="0" w:color="000000"/>
                  <w:bottom w:val="single" w:sz="4" w:space="0" w:color="000000"/>
                </w:tcBorders>
                <w:shd w:val="clear" w:color="auto" w:fill="auto"/>
              </w:tcPr>
            </w:tcPrChange>
          </w:tcPr>
          <w:p w14:paraId="1E3D312B" w14:textId="1FBA3020" w:rsidR="002D793E" w:rsidRDefault="00490FE3">
            <w:pPr>
              <w:snapToGrid w:val="0"/>
              <w:spacing w:before="60" w:after="60"/>
              <w:jc w:val="left"/>
            </w:pPr>
            <w:r>
              <w:t>1.5.2</w:t>
            </w:r>
          </w:p>
        </w:tc>
        <w:tc>
          <w:tcPr>
            <w:tcW w:w="3685" w:type="dxa"/>
            <w:gridSpan w:val="2"/>
            <w:tcBorders>
              <w:top w:val="single" w:sz="4" w:space="0" w:color="000000"/>
              <w:left w:val="single" w:sz="4" w:space="0" w:color="000000"/>
              <w:bottom w:val="single" w:sz="4" w:space="0" w:color="000000"/>
            </w:tcBorders>
            <w:shd w:val="clear" w:color="auto" w:fill="auto"/>
            <w:tcPrChange w:id="211" w:author="Emik Hakan" w:date="2017-06-06T16:39:00Z">
              <w:tcPr>
                <w:tcW w:w="3685" w:type="dxa"/>
                <w:gridSpan w:val="2"/>
                <w:tcBorders>
                  <w:top w:val="single" w:sz="4" w:space="0" w:color="000000"/>
                  <w:left w:val="single" w:sz="4" w:space="0" w:color="000000"/>
                  <w:bottom w:val="single" w:sz="4" w:space="0" w:color="000000"/>
                </w:tcBorders>
                <w:shd w:val="clear" w:color="auto" w:fill="auto"/>
              </w:tcPr>
            </w:tcPrChange>
          </w:tcPr>
          <w:p w14:paraId="2C940FB2" w14:textId="0DFA8369" w:rsidR="002D793E" w:rsidRDefault="00490FE3">
            <w:pPr>
              <w:snapToGrid w:val="0"/>
              <w:spacing w:before="60" w:after="60"/>
              <w:jc w:val="left"/>
            </w:pPr>
            <w:r>
              <w:t>Grafische Oberfläche für die Auswahl von Plätzen (Reservierungssystem)</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12" w:author="Emik Hakan" w:date="2017-06-06T16:39:00Z">
              <w:tcPr>
                <w:tcW w:w="54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472AE7AC" w14:textId="6887201B" w:rsidR="002D793E" w:rsidRDefault="00DB4206">
            <w:pPr>
              <w:snapToGrid w:val="0"/>
              <w:spacing w:before="60" w:after="60"/>
              <w:jc w:val="center"/>
            </w:pPr>
            <w:r>
              <w:t>12.02.2018</w:t>
            </w:r>
          </w:p>
        </w:tc>
      </w:tr>
      <w:tr w:rsidR="002D793E" w14:paraId="56FB79C5" w14:textId="77777777" w:rsidTr="002E395E">
        <w:tblPrEx>
          <w:tblW w:w="0" w:type="auto"/>
          <w:tblInd w:w="68" w:type="dxa"/>
          <w:tblLayout w:type="fixed"/>
          <w:tblCellMar>
            <w:left w:w="68" w:type="dxa"/>
            <w:right w:w="68" w:type="dxa"/>
          </w:tblCellMar>
          <w:tblLook w:val="0000" w:firstRow="0" w:lastRow="0" w:firstColumn="0" w:lastColumn="0" w:noHBand="0" w:noVBand="0"/>
          <w:tblPrExChange w:id="213"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c>
          <w:tcPr>
            <w:tcW w:w="851" w:type="dxa"/>
            <w:tcBorders>
              <w:top w:val="single" w:sz="4" w:space="0" w:color="000000"/>
              <w:left w:val="single" w:sz="4" w:space="0" w:color="000000"/>
              <w:bottom w:val="single" w:sz="4" w:space="0" w:color="000000"/>
            </w:tcBorders>
            <w:shd w:val="clear" w:color="auto" w:fill="auto"/>
            <w:tcPrChange w:id="214" w:author="Emik Hakan" w:date="2017-06-06T16:39:00Z">
              <w:tcPr>
                <w:tcW w:w="851" w:type="dxa"/>
                <w:tcBorders>
                  <w:top w:val="single" w:sz="4" w:space="0" w:color="000000"/>
                  <w:left w:val="single" w:sz="4" w:space="0" w:color="000000"/>
                  <w:bottom w:val="single" w:sz="4" w:space="0" w:color="000000"/>
                </w:tcBorders>
                <w:shd w:val="clear" w:color="auto" w:fill="auto"/>
              </w:tcPr>
            </w:tcPrChange>
          </w:tcPr>
          <w:p w14:paraId="178F3E2F" w14:textId="604E0619" w:rsidR="002D793E" w:rsidRDefault="0005558C">
            <w:pPr>
              <w:snapToGrid w:val="0"/>
              <w:spacing w:before="60" w:after="60"/>
              <w:jc w:val="left"/>
            </w:pPr>
            <w:r>
              <w:t>1.7.1</w:t>
            </w:r>
          </w:p>
        </w:tc>
        <w:tc>
          <w:tcPr>
            <w:tcW w:w="3685" w:type="dxa"/>
            <w:gridSpan w:val="2"/>
            <w:tcBorders>
              <w:top w:val="single" w:sz="4" w:space="0" w:color="000000"/>
              <w:left w:val="single" w:sz="4" w:space="0" w:color="000000"/>
              <w:bottom w:val="single" w:sz="4" w:space="0" w:color="000000"/>
            </w:tcBorders>
            <w:shd w:val="clear" w:color="auto" w:fill="auto"/>
            <w:tcPrChange w:id="215" w:author="Emik Hakan" w:date="2017-06-06T16:39:00Z">
              <w:tcPr>
                <w:tcW w:w="3685" w:type="dxa"/>
                <w:gridSpan w:val="2"/>
                <w:tcBorders>
                  <w:top w:val="single" w:sz="4" w:space="0" w:color="000000"/>
                  <w:left w:val="single" w:sz="4" w:space="0" w:color="000000"/>
                  <w:bottom w:val="single" w:sz="4" w:space="0" w:color="000000"/>
                </w:tcBorders>
                <w:shd w:val="clear" w:color="auto" w:fill="auto"/>
              </w:tcPr>
            </w:tcPrChange>
          </w:tcPr>
          <w:p w14:paraId="6D5152DC" w14:textId="43DC80D6" w:rsidR="002D793E" w:rsidRDefault="0005558C">
            <w:pPr>
              <w:snapToGrid w:val="0"/>
              <w:spacing w:before="60" w:after="60"/>
              <w:jc w:val="left"/>
            </w:pPr>
            <w:r>
              <w:t>Inbetriebnahme bzw. Ende des Projekts</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16" w:author="Emik Hakan" w:date="2017-06-06T16:39:00Z">
              <w:tcPr>
                <w:tcW w:w="54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63E4AE31" w14:textId="2722A051" w:rsidR="002D793E" w:rsidRDefault="00DB4206">
            <w:pPr>
              <w:snapToGrid w:val="0"/>
              <w:spacing w:before="60" w:after="60"/>
              <w:jc w:val="center"/>
            </w:pPr>
            <w:r>
              <w:t>25.05.2018</w:t>
            </w:r>
          </w:p>
        </w:tc>
      </w:tr>
    </w:tbl>
    <w:p w14:paraId="087B70F5" w14:textId="77777777" w:rsidR="002D793E" w:rsidRDefault="002D793E">
      <w:pPr>
        <w:rPr>
          <w:rFonts w:ascii="Tahoma" w:hAnsi="Tahoma" w:cs="Tahoma"/>
        </w:rPr>
      </w:pPr>
    </w:p>
    <w:bookmarkEnd w:id="186"/>
    <w:p w14:paraId="392C3B13" w14:textId="74344430" w:rsidR="002F2862" w:rsidRDefault="00DB4206" w:rsidP="00DB4206">
      <w:pPr>
        <w:pStyle w:val="Beschriftung"/>
      </w:pPr>
      <w:r>
        <w:t>Anmerkung:</w:t>
      </w:r>
    </w:p>
    <w:p w14:paraId="6B3B35FE" w14:textId="141445AC" w:rsidR="002F2862" w:rsidRDefault="002F2862">
      <w:r>
        <w:t>Die Basis-Termine sind ungenau und wurden ungefähr geschätzt!</w:t>
      </w:r>
    </w:p>
    <w:p w14:paraId="2F3D8742" w14:textId="2A804AB4" w:rsidR="0028580C" w:rsidRDefault="0028580C"/>
    <w:p w14:paraId="16BEADD1" w14:textId="5D01F5B3" w:rsidR="0028580C" w:rsidRDefault="0028580C"/>
    <w:p w14:paraId="2F3BCDB6" w14:textId="6EA1FEC1" w:rsidR="0028580C" w:rsidRDefault="0028580C"/>
    <w:p w14:paraId="458E3B87" w14:textId="4168770E" w:rsidR="00AC62F9" w:rsidRDefault="00AC62F9"/>
    <w:sectPr w:rsidR="00AC62F9">
      <w:headerReference w:type="default" r:id="rId20"/>
      <w:footerReference w:type="default" r:id="rId21"/>
      <w:headerReference w:type="first" r:id="rId22"/>
      <w:footerReference w:type="first" r:id="rId23"/>
      <w:pgSz w:w="11906" w:h="16838"/>
      <w:pgMar w:top="1418" w:right="567" w:bottom="851" w:left="1418"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22234" w14:textId="77777777" w:rsidR="00F53D92" w:rsidRDefault="00F53D92">
      <w:r>
        <w:separator/>
      </w:r>
    </w:p>
  </w:endnote>
  <w:endnote w:type="continuationSeparator" w:id="0">
    <w:p w14:paraId="1B27852F" w14:textId="77777777" w:rsidR="00F53D92" w:rsidRDefault="00F53D92">
      <w:r>
        <w:continuationSeparator/>
      </w:r>
    </w:p>
  </w:endnote>
  <w:endnote w:type="continuationNotice" w:id="1">
    <w:p w14:paraId="1C5DADFF" w14:textId="77777777" w:rsidR="00F53D92" w:rsidRDefault="00F53D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Symbol">
    <w:charset w:val="00"/>
    <w:family w:val="auto"/>
    <w:pitch w:val="variable"/>
    <w:sig w:usb0="800000AF" w:usb1="1001ECEA" w:usb2="00000000" w:usb3="00000000" w:csb0="00000001" w:csb1="00000000"/>
  </w:font>
  <w:font w:name="Webdings">
    <w:panose1 w:val="05030102010509060703"/>
    <w:charset w:val="02"/>
    <w:family w:val="roman"/>
    <w:pitch w:val="variable"/>
    <w:sig w:usb0="00000000" w:usb1="10000000" w:usb2="00000000" w:usb3="00000000" w:csb0="80000000" w:csb1="00000000"/>
  </w:font>
  <w:font w:name="MetaPlusBook-Roman">
    <w:altName w:val="Century Gothic"/>
    <w:charset w:val="00"/>
    <w:family w:val="swiss"/>
    <w:pitch w:val="variable"/>
  </w:font>
  <w:font w:name="Courier">
    <w:panose1 w:val="02070409020205020404"/>
    <w:charset w:val="00"/>
    <w:family w:val="modern"/>
    <w:pitch w:val="fixed"/>
    <w:sig w:usb0="00000003" w:usb1="00000000" w:usb2="00000000" w:usb3="00000000" w:csb0="00000001" w:csb1="00000000"/>
  </w:font>
  <w:font w:name="Geneva">
    <w:charset w:val="00"/>
    <w:family w:val="swiss"/>
    <w:pitch w:val="variable"/>
  </w:font>
  <w:font w:name="Tele-GroteskNor">
    <w:altName w:val="Times New Roman"/>
    <w:charset w:val="00"/>
    <w:family w:val="auto"/>
    <w:pitch w:val="variable"/>
  </w:font>
  <w:font w:name="Helvetica">
    <w:panose1 w:val="020B0604020202020204"/>
    <w:charset w:val="00"/>
    <w:family w:val="swiss"/>
    <w:pitch w:val="variable"/>
    <w:sig w:usb0="E0002EFF" w:usb1="C0007843" w:usb2="00000009" w:usb3="00000000" w:csb0="000001FF" w:csb1="00000000"/>
  </w:font>
  <w:font w:name="DejaVuSans">
    <w:charset w:val="00"/>
    <w:family w:val="auto"/>
    <w:pitch w:val="variable"/>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Tele-Antiqua">
    <w:altName w:val="Times New Roman"/>
    <w:charset w:val="00"/>
    <w:family w:val="auto"/>
    <w:pitch w:val="variable"/>
  </w:font>
  <w:font w:name="TeleLogo">
    <w:altName w:val="Times New Roman"/>
    <w:charset w:val="00"/>
    <w:family w:val="auto"/>
    <w:pitch w:val="variable"/>
  </w:font>
  <w:font w:name="Tele-GroteskUlt">
    <w:altName w:val="Times New Roman"/>
    <w:charset w:val="00"/>
    <w:family w:val="auto"/>
    <w:pitch w:val="variable"/>
  </w:font>
  <w:font w:name="Tele-GroteskHal">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43432" w14:textId="6C19DC36" w:rsidR="008442AB" w:rsidRPr="00B21069" w:rsidRDefault="008442AB" w:rsidP="244DA0CA">
    <w:pPr>
      <w:pStyle w:val="Fuzeile"/>
      <w:pBdr>
        <w:top w:val="none" w:sz="0" w:space="0" w:color="000000"/>
      </w:pBdr>
      <w:tabs>
        <w:tab w:val="left" w:pos="1701"/>
        <w:tab w:val="left" w:pos="3969"/>
        <w:tab w:val="right" w:pos="8931"/>
      </w:tabs>
      <w:ind w:right="-29"/>
      <w:rPr>
        <w:lang w:val="de-DE"/>
      </w:rPr>
    </w:pPr>
    <w:r w:rsidRPr="244DA0CA">
      <w:rPr>
        <w:rFonts w:ascii="Tahoma" w:hAnsi="Tahoma" w:cs="Tahoma"/>
        <w:sz w:val="20"/>
        <w:lang w:val="de-DE"/>
      </w:rPr>
      <w:t>Version: 1.0</w:t>
    </w:r>
    <w:r>
      <w:rPr>
        <w:rFonts w:ascii="Tahoma" w:hAnsi="Tahoma" w:cs="Tahoma"/>
        <w:sz w:val="20"/>
        <w:lang w:val="de-DE"/>
      </w:rPr>
      <w:tab/>
    </w:r>
    <w:r w:rsidRPr="244DA0CA">
      <w:rPr>
        <w:rFonts w:ascii="Tahoma" w:hAnsi="Tahoma" w:cs="Tahoma"/>
        <w:sz w:val="20"/>
        <w:lang w:val="de-DE"/>
      </w:rPr>
      <w:t xml:space="preserve">Datum: </w:t>
    </w:r>
    <w:r w:rsidR="00DB4206">
      <w:rPr>
        <w:rFonts w:ascii="Tahoma" w:hAnsi="Tahoma" w:cs="Tahoma"/>
        <w:sz w:val="20"/>
        <w:lang w:val="de-DE"/>
      </w:rPr>
      <w:t>13.06.2017</w:t>
    </w:r>
    <w:r>
      <w:rPr>
        <w:rFonts w:ascii="Tahoma" w:hAnsi="Tahoma" w:cs="Tahoma"/>
        <w:sz w:val="20"/>
        <w:lang w:val="de-DE"/>
      </w:rPr>
      <w:tab/>
    </w:r>
    <w:r w:rsidRPr="244DA0CA">
      <w:rPr>
        <w:rFonts w:ascii="Tahoma" w:hAnsi="Tahoma" w:cs="Tahoma"/>
        <w:sz w:val="20"/>
        <w:lang w:val="de-DE"/>
      </w:rPr>
      <w:t xml:space="preserve">Ersteller: </w:t>
    </w:r>
    <w:del w:id="217" w:author="Celik Anil" w:date="2017-06-06T16:39:00Z">
      <w:r>
        <w:rPr>
          <w:rFonts w:ascii="Tahoma" w:hAnsi="Tahoma" w:cs="Tahoma"/>
          <w:sz w:val="20"/>
          <w:lang w:val="de-DE"/>
        </w:rPr>
        <w:tab/>
      </w:r>
    </w:del>
    <w:r w:rsidR="0028580C">
      <w:rPr>
        <w:rFonts w:ascii="Tahoma" w:hAnsi="Tahoma" w:cs="Tahoma"/>
        <w:sz w:val="20"/>
        <w:lang w:val="de-DE"/>
      </w:rPr>
      <w:t xml:space="preserve">Emik &amp; Celik &amp; Gökcen &amp; Yeniavci               </w:t>
    </w:r>
    <w:r>
      <w:rPr>
        <w:rFonts w:ascii="Tahoma" w:hAnsi="Tahoma" w:cs="Tahoma"/>
        <w:sz w:val="20"/>
        <w:lang w:val="de-DE"/>
      </w:rPr>
      <w:tab/>
    </w:r>
    <w:del w:id="218" w:author="Emik Hakan" w:date="2017-06-06T16:39:00Z">
      <w:r>
        <w:rPr>
          <w:rFonts w:ascii="Tahoma" w:hAnsi="Tahoma" w:cs="Tahoma"/>
          <w:sz w:val="20"/>
          <w:lang w:val="de-DE"/>
        </w:rPr>
        <w:tab/>
      </w:r>
    </w:del>
    <w:r w:rsidRPr="244DA0CA">
      <w:rPr>
        <w:rFonts w:ascii="Tahoma" w:hAnsi="Tahoma" w:cs="Tahoma"/>
        <w:sz w:val="20"/>
        <w:lang w:val="de-DE"/>
      </w:rPr>
      <w:t xml:space="preserve">Seite </w:t>
    </w:r>
    <w:r w:rsidRPr="244DA0CA">
      <w:rPr>
        <w:rStyle w:val="Seitenzahl"/>
        <w:rFonts w:cs="Tahoma"/>
        <w:noProof/>
        <w:sz w:val="20"/>
        <w:lang w:val="de-DE"/>
      </w:rPr>
      <w:fldChar w:fldCharType="begin"/>
    </w:r>
    <w:r w:rsidRPr="00393E17">
      <w:rPr>
        <w:rStyle w:val="Seitenzahl"/>
        <w:rFonts w:cs="Tahoma"/>
        <w:sz w:val="20"/>
        <w:lang w:val="de-DE"/>
      </w:rPr>
      <w:instrText xml:space="preserve"> PAGE </w:instrText>
    </w:r>
    <w:r w:rsidRPr="244DA0CA">
      <w:rPr>
        <w:rStyle w:val="Seitenzahl"/>
        <w:rFonts w:cs="Tahoma"/>
        <w:sz w:val="20"/>
      </w:rPr>
      <w:fldChar w:fldCharType="separate"/>
    </w:r>
    <w:r w:rsidR="00034B57">
      <w:rPr>
        <w:rStyle w:val="Seitenzahl"/>
        <w:rFonts w:cs="Tahoma"/>
        <w:noProof/>
        <w:sz w:val="20"/>
        <w:lang w:val="de-DE"/>
      </w:rPr>
      <w:t>11</w:t>
    </w:r>
    <w:r w:rsidRPr="244DA0CA">
      <w:rPr>
        <w:rStyle w:val="Seitenzahl"/>
        <w:rFonts w:cs="Tahoma"/>
        <w:noProof/>
        <w:sz w:val="20"/>
        <w:lang w:val="de-DE"/>
      </w:rPr>
      <w:fldChar w:fldCharType="end"/>
    </w:r>
    <w:r w:rsidRPr="244DA0CA">
      <w:rPr>
        <w:rStyle w:val="Seitenzahl"/>
        <w:rFonts w:ascii="Tahoma" w:hAnsi="Tahoma" w:cs="Tahoma"/>
        <w:sz w:val="20"/>
        <w:lang w:val="de-DE"/>
      </w:rPr>
      <w:t>/</w:t>
    </w:r>
    <w:r w:rsidRPr="244DA0CA">
      <w:rPr>
        <w:rStyle w:val="Seitenzahl"/>
        <w:rFonts w:cs="Tahoma"/>
        <w:noProof/>
        <w:sz w:val="20"/>
        <w:lang w:val="de-DE"/>
      </w:rPr>
      <w:fldChar w:fldCharType="begin"/>
    </w:r>
    <w:r w:rsidRPr="00B21069">
      <w:rPr>
        <w:rStyle w:val="Seitenzahl"/>
        <w:rFonts w:cs="Tahoma"/>
        <w:sz w:val="20"/>
        <w:lang w:val="de-DE"/>
      </w:rPr>
      <w:instrText xml:space="preserve"> NUMPAGES \* ARABIC </w:instrText>
    </w:r>
    <w:r w:rsidRPr="244DA0CA">
      <w:rPr>
        <w:rStyle w:val="Seitenzahl"/>
        <w:rFonts w:cs="Tahoma"/>
        <w:sz w:val="20"/>
      </w:rPr>
      <w:fldChar w:fldCharType="separate"/>
    </w:r>
    <w:r w:rsidR="00034B57">
      <w:rPr>
        <w:rStyle w:val="Seitenzahl"/>
        <w:rFonts w:cs="Tahoma"/>
        <w:noProof/>
        <w:sz w:val="20"/>
        <w:lang w:val="de-DE"/>
      </w:rPr>
      <w:t>11</w:t>
    </w:r>
    <w:r w:rsidRPr="244DA0CA">
      <w:rPr>
        <w:rStyle w:val="Seitenzahl"/>
        <w:rFonts w:cs="Tahoma"/>
        <w:noProof/>
        <w:sz w:val="20"/>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3A9A4" w14:textId="1BD9BAA2" w:rsidR="008442AB" w:rsidRDefault="008442AB">
    <w:pPr>
      <w:pStyle w:val="Fuzeile"/>
      <w:pBdr>
        <w:top w:val="none" w:sz="0" w:space="0" w:color="000000"/>
      </w:pBdr>
      <w:tabs>
        <w:tab w:val="left" w:pos="1701"/>
        <w:tab w:val="left" w:pos="3969"/>
        <w:tab w:val="right" w:pos="8931"/>
      </w:tabs>
      <w:ind w:right="-29"/>
    </w:pPr>
    <w:r w:rsidRPr="244DA0CA">
      <w:rPr>
        <w:rFonts w:ascii="Tahoma" w:hAnsi="Tahoma" w:cs="Tahoma"/>
        <w:sz w:val="20"/>
        <w:lang w:val="de-DE"/>
      </w:rPr>
      <w:t>Version: 1.0</w:t>
    </w:r>
    <w:r>
      <w:rPr>
        <w:rFonts w:ascii="Tahoma" w:hAnsi="Tahoma" w:cs="Tahoma"/>
        <w:sz w:val="20"/>
        <w:lang w:val="de-DE"/>
      </w:rPr>
      <w:tab/>
    </w:r>
    <w:r w:rsidRPr="244DA0CA">
      <w:rPr>
        <w:rFonts w:ascii="Tahoma" w:hAnsi="Tahoma" w:cs="Tahoma"/>
        <w:sz w:val="20"/>
        <w:lang w:val="de-DE"/>
      </w:rPr>
      <w:t>Datum: 01.01.17</w:t>
    </w:r>
    <w:r>
      <w:rPr>
        <w:rFonts w:ascii="Tahoma" w:hAnsi="Tahoma" w:cs="Tahoma"/>
        <w:sz w:val="20"/>
        <w:lang w:val="de-DE"/>
      </w:rPr>
      <w:tab/>
    </w:r>
    <w:r w:rsidRPr="244DA0CA">
      <w:rPr>
        <w:rFonts w:ascii="Tahoma" w:hAnsi="Tahoma" w:cs="Tahoma"/>
        <w:sz w:val="20"/>
        <w:lang w:val="de-DE"/>
      </w:rPr>
      <w:t xml:space="preserve">Ersteller: </w:t>
    </w:r>
    <w:del w:id="219" w:author="Celik Anil" w:date="2017-06-06T16:39:00Z">
      <w:r>
        <w:rPr>
          <w:rFonts w:ascii="Tahoma" w:hAnsi="Tahoma" w:cs="Tahoma"/>
          <w:sz w:val="20"/>
          <w:lang w:val="de-DE"/>
        </w:rPr>
        <w:tab/>
      </w:r>
    </w:del>
    <w:r w:rsidRPr="244DA0CA">
      <w:rPr>
        <w:rFonts w:ascii="Tahoma" w:hAnsi="Tahoma" w:cs="Tahoma"/>
        <w:sz w:val="20"/>
        <w:lang w:val="de-DE"/>
      </w:rPr>
      <w:t>N.N.</w:t>
    </w:r>
    <w:r>
      <w:rPr>
        <w:rFonts w:ascii="Tahoma" w:hAnsi="Tahoma" w:cs="Tahoma"/>
        <w:sz w:val="20"/>
        <w:lang w:val="de-DE"/>
      </w:rPr>
      <w:tab/>
    </w:r>
    <w:del w:id="220" w:author="Emik Hakan" w:date="2017-06-06T16:39:00Z">
      <w:r>
        <w:rPr>
          <w:rFonts w:ascii="Tahoma" w:hAnsi="Tahoma" w:cs="Tahoma"/>
          <w:sz w:val="20"/>
          <w:lang w:val="de-DE"/>
        </w:rPr>
        <w:tab/>
      </w:r>
    </w:del>
    <w:r w:rsidRPr="244DA0CA">
      <w:rPr>
        <w:rFonts w:ascii="Tahoma" w:hAnsi="Tahoma" w:cs="Tahoma"/>
        <w:sz w:val="20"/>
        <w:lang w:val="de-DE"/>
      </w:rPr>
      <w:t xml:space="preserve">Seite </w:t>
    </w:r>
    <w:r w:rsidRPr="244DA0CA">
      <w:rPr>
        <w:rStyle w:val="Seitenzahl"/>
        <w:rFonts w:ascii="Tahoma" w:hAnsi="Tahoma" w:cs="Tahoma"/>
        <w:sz w:val="20"/>
        <w:lang w:val="de-DE"/>
      </w:rPr>
      <w:t>1/</w:t>
    </w:r>
    <w:r w:rsidRPr="244DA0CA">
      <w:rPr>
        <w:rStyle w:val="Seitenzahl"/>
        <w:rFonts w:cs="Tahoma"/>
        <w:noProof/>
        <w:sz w:val="20"/>
      </w:rPr>
      <w:fldChar w:fldCharType="begin"/>
    </w:r>
    <w:r>
      <w:rPr>
        <w:rStyle w:val="Seitenzahl"/>
        <w:rFonts w:cs="Tahoma"/>
        <w:sz w:val="20"/>
      </w:rPr>
      <w:instrText xml:space="preserve"> NUMPAGES \* ARABIC </w:instrText>
    </w:r>
    <w:r w:rsidRPr="244DA0CA">
      <w:rPr>
        <w:rStyle w:val="Seitenzahl"/>
        <w:rFonts w:cs="Tahoma"/>
        <w:sz w:val="20"/>
      </w:rPr>
      <w:fldChar w:fldCharType="separate"/>
    </w:r>
    <w:r w:rsidR="00034B57">
      <w:rPr>
        <w:rStyle w:val="Seitenzahl"/>
        <w:rFonts w:cs="Tahoma"/>
        <w:noProof/>
        <w:sz w:val="20"/>
      </w:rPr>
      <w:t>11</w:t>
    </w:r>
    <w:r w:rsidRPr="244DA0CA">
      <w:rPr>
        <w:rStyle w:val="Seitenzahl"/>
        <w:rFonts w:cs="Tahoma"/>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170D1" w14:textId="77777777" w:rsidR="00F53D92" w:rsidRDefault="00F53D92">
      <w:r>
        <w:separator/>
      </w:r>
    </w:p>
  </w:footnote>
  <w:footnote w:type="continuationSeparator" w:id="0">
    <w:p w14:paraId="39E3EA3D" w14:textId="77777777" w:rsidR="00F53D92" w:rsidRDefault="00F53D92">
      <w:r>
        <w:continuationSeparator/>
      </w:r>
    </w:p>
  </w:footnote>
  <w:footnote w:type="continuationNotice" w:id="1">
    <w:p w14:paraId="020E61B6" w14:textId="77777777" w:rsidR="00F53D92" w:rsidRDefault="00F53D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7DE56" w14:textId="5F1CCDF9" w:rsidR="008442AB" w:rsidRDefault="00034B57">
    <w:pPr>
      <w:pStyle w:val="Kopfzeile"/>
      <w:spacing w:line="240" w:lineRule="auto"/>
      <w:jc w:val="center"/>
    </w:pPr>
    <w:r>
      <w:rPr>
        <w:noProof/>
      </w:rPr>
      <w:drawing>
        <wp:anchor distT="0" distB="0" distL="0" distR="0" simplePos="0" relativeHeight="251658241" behindDoc="0" locked="0" layoutInCell="1" allowOverlap="1" wp14:anchorId="28A750EB" wp14:editId="1189660D">
          <wp:simplePos x="0" y="0"/>
          <wp:positionH relativeFrom="column">
            <wp:posOffset>5568950</wp:posOffset>
          </wp:positionH>
          <wp:positionV relativeFrom="paragraph">
            <wp:posOffset>18415</wp:posOffset>
          </wp:positionV>
          <wp:extent cx="718185" cy="873125"/>
          <wp:effectExtent l="0" t="0" r="0" b="0"/>
          <wp:wrapSquare wrapText="larges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185" cy="87312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46A94DF4" w14:textId="77777777" w:rsidR="008442AB" w:rsidRDefault="008442AB">
    <w:pPr>
      <w:pStyle w:val="Kopfzeile"/>
      <w:jc w:val="right"/>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67CA" w14:textId="4C238E6C" w:rsidR="008442AB" w:rsidRDefault="00034B57">
    <w:pPr>
      <w:pStyle w:val="Kopfzeile"/>
    </w:pPr>
    <w:r>
      <w:rPr>
        <w:noProof/>
      </w:rPr>
      <w:drawing>
        <wp:anchor distT="0" distB="0" distL="0" distR="0" simplePos="0" relativeHeight="251658240" behindDoc="0" locked="0" layoutInCell="1" allowOverlap="1" wp14:anchorId="35D81DC4" wp14:editId="083AA048">
          <wp:simplePos x="0" y="0"/>
          <wp:positionH relativeFrom="column">
            <wp:align>center</wp:align>
          </wp:positionH>
          <wp:positionV relativeFrom="paragraph">
            <wp:posOffset>0</wp:posOffset>
          </wp:positionV>
          <wp:extent cx="2245995" cy="2731770"/>
          <wp:effectExtent l="0" t="0" r="0" b="0"/>
          <wp:wrapSquare wrapText="largest"/>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27317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199067D5" w14:textId="77777777" w:rsidR="008442AB" w:rsidRDefault="008442AB">
    <w:pPr>
      <w:pStyle w:val="Kopfzeile"/>
    </w:pPr>
  </w:p>
  <w:p w14:paraId="53EC19BD" w14:textId="77777777" w:rsidR="008442AB" w:rsidRDefault="008442A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berschrift1"/>
      <w:suff w:val="nothing"/>
      <w:lvlText w:val="%1"/>
      <w:lvlJc w:val="left"/>
      <w:pPr>
        <w:tabs>
          <w:tab w:val="num" w:pos="0"/>
        </w:tabs>
        <w:ind w:left="0" w:firstLine="0"/>
      </w:pPr>
    </w:lvl>
    <w:lvl w:ilvl="1">
      <w:start w:val="1"/>
      <w:numFmt w:val="decimal"/>
      <w:pStyle w:val="berschrift2"/>
      <w:suff w:val="nothing"/>
      <w:lvlText w:val="%1.%2"/>
      <w:lvlJc w:val="left"/>
      <w:pPr>
        <w:tabs>
          <w:tab w:val="num" w:pos="0"/>
        </w:tabs>
        <w:ind w:left="0" w:firstLine="0"/>
      </w:pPr>
    </w:lvl>
    <w:lvl w:ilvl="2">
      <w:start w:val="1"/>
      <w:numFmt w:val="decimal"/>
      <w:pStyle w:val="berschrift3"/>
      <w:suff w:val="nothing"/>
      <w:lvlText w:val="%1.%2.%3"/>
      <w:lvlJc w:val="left"/>
      <w:pPr>
        <w:tabs>
          <w:tab w:val="num" w:pos="0"/>
        </w:tabs>
        <w:ind w:left="0" w:firstLine="0"/>
      </w:pPr>
    </w:lvl>
    <w:lvl w:ilvl="3">
      <w:start w:val="1"/>
      <w:numFmt w:val="decimal"/>
      <w:pStyle w:val="berschrift4"/>
      <w:suff w:val="nothing"/>
      <w:lvlText w:val="%1.%2.%3.%4"/>
      <w:lvlJc w:val="left"/>
      <w:pPr>
        <w:tabs>
          <w:tab w:val="num" w:pos="0"/>
        </w:tabs>
        <w:ind w:left="0" w:firstLine="0"/>
      </w:pPr>
    </w:lvl>
    <w:lvl w:ilvl="4">
      <w:start w:val="1"/>
      <w:numFmt w:val="decimal"/>
      <w:pStyle w:val="berschrift5"/>
      <w:suff w:val="nothing"/>
      <w:lvlText w:val="%1.%2.%3.%4.%5"/>
      <w:lvlJc w:val="left"/>
      <w:pPr>
        <w:tabs>
          <w:tab w:val="num" w:pos="0"/>
        </w:tabs>
        <w:ind w:left="0" w:firstLine="0"/>
      </w:pPr>
    </w:lvl>
    <w:lvl w:ilvl="5">
      <w:start w:val="1"/>
      <w:numFmt w:val="decimal"/>
      <w:pStyle w:val="berschrift6"/>
      <w:suff w:val="nothing"/>
      <w:lvlText w:val="%1.%2.%3.%4.%5.%6"/>
      <w:lvlJc w:val="left"/>
      <w:pPr>
        <w:tabs>
          <w:tab w:val="num" w:pos="0"/>
        </w:tabs>
        <w:ind w:left="0" w:firstLine="0"/>
      </w:pPr>
    </w:lvl>
    <w:lvl w:ilvl="6">
      <w:start w:val="1"/>
      <w:numFmt w:val="decimal"/>
      <w:pStyle w:val="berschrift7"/>
      <w:suff w:val="nothing"/>
      <w:lvlText w:val="%1.%2.%3.%4.%5.%6.%7"/>
      <w:lvlJc w:val="left"/>
      <w:pPr>
        <w:tabs>
          <w:tab w:val="num" w:pos="0"/>
        </w:tabs>
        <w:ind w:left="0" w:firstLine="0"/>
      </w:pPr>
    </w:lvl>
    <w:lvl w:ilvl="7">
      <w:start w:val="1"/>
      <w:numFmt w:val="decimal"/>
      <w:pStyle w:val="berschrift8"/>
      <w:suff w:val="nothing"/>
      <w:lvlText w:val="%1.%2.%3.%4.%5.%6.%7.%8"/>
      <w:lvlJc w:val="left"/>
      <w:pPr>
        <w:tabs>
          <w:tab w:val="num" w:pos="0"/>
        </w:tabs>
        <w:ind w:left="0" w:firstLine="0"/>
      </w:pPr>
    </w:lvl>
    <w:lvl w:ilvl="8">
      <w:start w:val="1"/>
      <w:numFmt w:val="decimal"/>
      <w:pStyle w:val="berschrift9"/>
      <w:suff w:val="nothing"/>
      <w:lvlText w:val="%1.%2.%3.%4.%5.%6.%7.%8.%9"/>
      <w:lvlJc w:val="left"/>
      <w:pPr>
        <w:tabs>
          <w:tab w:val="num" w:pos="0"/>
        </w:tabs>
        <w:ind w:left="0" w:firstLine="0"/>
      </w:pPr>
    </w:lvl>
  </w:abstractNum>
  <w:abstractNum w:abstractNumId="1" w15:restartNumberingAfterBreak="0">
    <w:nsid w:val="00000002"/>
    <w:multiLevelType w:val="singleLevel"/>
    <w:tmpl w:val="00000002"/>
    <w:name w:val="WW8Num2"/>
    <w:lvl w:ilvl="0">
      <w:numFmt w:val="bullet"/>
      <w:lvlText w:val=""/>
      <w:lvlJc w:val="left"/>
      <w:pPr>
        <w:tabs>
          <w:tab w:val="num" w:pos="360"/>
        </w:tabs>
        <w:ind w:left="360" w:hanging="360"/>
      </w:pPr>
      <w:rPr>
        <w:rFonts w:ascii="Symbol" w:hAnsi="Symbol" w:cs="Symbol"/>
      </w:rPr>
    </w:lvl>
  </w:abstractNum>
  <w:abstractNum w:abstractNumId="2" w15:restartNumberingAfterBreak="0">
    <w:nsid w:val="100253A1"/>
    <w:multiLevelType w:val="hybridMultilevel"/>
    <w:tmpl w:val="FE3E5E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ik Hakan">
    <w15:presenceInfo w15:providerId="None" w15:userId="Emik Hakan"/>
  </w15:person>
  <w15:person w15:author="Celik Anil">
    <w15:presenceInfo w15:providerId="None" w15:userId="Celik Ani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BCF"/>
    <w:rsid w:val="0000384C"/>
    <w:rsid w:val="00010B37"/>
    <w:rsid w:val="00011D26"/>
    <w:rsid w:val="0001586E"/>
    <w:rsid w:val="000160BE"/>
    <w:rsid w:val="00022C74"/>
    <w:rsid w:val="00027DF2"/>
    <w:rsid w:val="0003477C"/>
    <w:rsid w:val="00034B57"/>
    <w:rsid w:val="00035822"/>
    <w:rsid w:val="0005558C"/>
    <w:rsid w:val="00065BC4"/>
    <w:rsid w:val="000748B7"/>
    <w:rsid w:val="00075589"/>
    <w:rsid w:val="00084728"/>
    <w:rsid w:val="00091080"/>
    <w:rsid w:val="000A30F9"/>
    <w:rsid w:val="000B1173"/>
    <w:rsid w:val="000B2AEB"/>
    <w:rsid w:val="000C1E07"/>
    <w:rsid w:val="000C7C0E"/>
    <w:rsid w:val="000D27BB"/>
    <w:rsid w:val="000D4A46"/>
    <w:rsid w:val="000E1D65"/>
    <w:rsid w:val="000E41F6"/>
    <w:rsid w:val="001011DD"/>
    <w:rsid w:val="00104599"/>
    <w:rsid w:val="00117730"/>
    <w:rsid w:val="00126A96"/>
    <w:rsid w:val="00130B7C"/>
    <w:rsid w:val="00131808"/>
    <w:rsid w:val="00143473"/>
    <w:rsid w:val="00146822"/>
    <w:rsid w:val="00161206"/>
    <w:rsid w:val="00174EBF"/>
    <w:rsid w:val="001846EF"/>
    <w:rsid w:val="0019515C"/>
    <w:rsid w:val="001B5E1D"/>
    <w:rsid w:val="001C1803"/>
    <w:rsid w:val="001D3312"/>
    <w:rsid w:val="00201655"/>
    <w:rsid w:val="00203D45"/>
    <w:rsid w:val="00214E70"/>
    <w:rsid w:val="002160D3"/>
    <w:rsid w:val="002255BB"/>
    <w:rsid w:val="002261C0"/>
    <w:rsid w:val="00232BB4"/>
    <w:rsid w:val="002335ED"/>
    <w:rsid w:val="0023713C"/>
    <w:rsid w:val="00263ADE"/>
    <w:rsid w:val="00270525"/>
    <w:rsid w:val="002733B2"/>
    <w:rsid w:val="00273A6B"/>
    <w:rsid w:val="00284DE1"/>
    <w:rsid w:val="0028580C"/>
    <w:rsid w:val="0029784B"/>
    <w:rsid w:val="002B4387"/>
    <w:rsid w:val="002D03E8"/>
    <w:rsid w:val="002D3A16"/>
    <w:rsid w:val="002D793E"/>
    <w:rsid w:val="002E3538"/>
    <w:rsid w:val="002E395E"/>
    <w:rsid w:val="002E485C"/>
    <w:rsid w:val="002F15E7"/>
    <w:rsid w:val="002F2862"/>
    <w:rsid w:val="002F3B8A"/>
    <w:rsid w:val="00302B37"/>
    <w:rsid w:val="0030411A"/>
    <w:rsid w:val="00317B22"/>
    <w:rsid w:val="003256E5"/>
    <w:rsid w:val="00337407"/>
    <w:rsid w:val="00346B7C"/>
    <w:rsid w:val="003533BC"/>
    <w:rsid w:val="0035665E"/>
    <w:rsid w:val="00361712"/>
    <w:rsid w:val="003656C3"/>
    <w:rsid w:val="00383DC2"/>
    <w:rsid w:val="003873D6"/>
    <w:rsid w:val="00392E4C"/>
    <w:rsid w:val="00393E17"/>
    <w:rsid w:val="00396D5F"/>
    <w:rsid w:val="003975D1"/>
    <w:rsid w:val="003A1E18"/>
    <w:rsid w:val="003B2858"/>
    <w:rsid w:val="003D216B"/>
    <w:rsid w:val="003D4DFA"/>
    <w:rsid w:val="003E4E02"/>
    <w:rsid w:val="003F5107"/>
    <w:rsid w:val="004065AF"/>
    <w:rsid w:val="00407371"/>
    <w:rsid w:val="00413897"/>
    <w:rsid w:val="00416762"/>
    <w:rsid w:val="004215E6"/>
    <w:rsid w:val="00427283"/>
    <w:rsid w:val="00441920"/>
    <w:rsid w:val="004434F4"/>
    <w:rsid w:val="00456014"/>
    <w:rsid w:val="00462BCF"/>
    <w:rsid w:val="00473AC6"/>
    <w:rsid w:val="00483437"/>
    <w:rsid w:val="00490FE3"/>
    <w:rsid w:val="00494BA3"/>
    <w:rsid w:val="00495C6D"/>
    <w:rsid w:val="004A0DD2"/>
    <w:rsid w:val="004A44F7"/>
    <w:rsid w:val="004A59D2"/>
    <w:rsid w:val="004B0846"/>
    <w:rsid w:val="004B227E"/>
    <w:rsid w:val="004C35A8"/>
    <w:rsid w:val="004E04C0"/>
    <w:rsid w:val="004F7DAF"/>
    <w:rsid w:val="00503296"/>
    <w:rsid w:val="005057EA"/>
    <w:rsid w:val="00510DCB"/>
    <w:rsid w:val="005137CB"/>
    <w:rsid w:val="00533656"/>
    <w:rsid w:val="00557263"/>
    <w:rsid w:val="005601D7"/>
    <w:rsid w:val="00583D86"/>
    <w:rsid w:val="00592524"/>
    <w:rsid w:val="00593CBE"/>
    <w:rsid w:val="005A31A4"/>
    <w:rsid w:val="005E4A8C"/>
    <w:rsid w:val="0060709A"/>
    <w:rsid w:val="00692A95"/>
    <w:rsid w:val="00692B54"/>
    <w:rsid w:val="006A0255"/>
    <w:rsid w:val="006B021E"/>
    <w:rsid w:val="006B675D"/>
    <w:rsid w:val="006B7313"/>
    <w:rsid w:val="006D5D7F"/>
    <w:rsid w:val="006D7F10"/>
    <w:rsid w:val="006E0FF4"/>
    <w:rsid w:val="006E2ADA"/>
    <w:rsid w:val="006F1FFB"/>
    <w:rsid w:val="006F4352"/>
    <w:rsid w:val="00705B53"/>
    <w:rsid w:val="00715EEE"/>
    <w:rsid w:val="007226F3"/>
    <w:rsid w:val="00731D9B"/>
    <w:rsid w:val="00733F32"/>
    <w:rsid w:val="0073635A"/>
    <w:rsid w:val="00740C21"/>
    <w:rsid w:val="007440F6"/>
    <w:rsid w:val="00745BC9"/>
    <w:rsid w:val="00747456"/>
    <w:rsid w:val="00747C3D"/>
    <w:rsid w:val="0075145A"/>
    <w:rsid w:val="0076308C"/>
    <w:rsid w:val="007656E7"/>
    <w:rsid w:val="00772AB2"/>
    <w:rsid w:val="007869B9"/>
    <w:rsid w:val="007A2131"/>
    <w:rsid w:val="007A28DE"/>
    <w:rsid w:val="007A2DFC"/>
    <w:rsid w:val="007A581E"/>
    <w:rsid w:val="007B0369"/>
    <w:rsid w:val="007C7195"/>
    <w:rsid w:val="007D3E0A"/>
    <w:rsid w:val="007D41A1"/>
    <w:rsid w:val="007E76EB"/>
    <w:rsid w:val="007F4694"/>
    <w:rsid w:val="007F738E"/>
    <w:rsid w:val="00807CCE"/>
    <w:rsid w:val="00831B8F"/>
    <w:rsid w:val="00834246"/>
    <w:rsid w:val="00835738"/>
    <w:rsid w:val="008442AB"/>
    <w:rsid w:val="00847B37"/>
    <w:rsid w:val="0085041F"/>
    <w:rsid w:val="0086180B"/>
    <w:rsid w:val="00862C7B"/>
    <w:rsid w:val="00864F6D"/>
    <w:rsid w:val="00895831"/>
    <w:rsid w:val="00896AEF"/>
    <w:rsid w:val="008A1C17"/>
    <w:rsid w:val="008B4087"/>
    <w:rsid w:val="008B6183"/>
    <w:rsid w:val="008C3A28"/>
    <w:rsid w:val="008C4F57"/>
    <w:rsid w:val="008D0B2C"/>
    <w:rsid w:val="008E0C92"/>
    <w:rsid w:val="008F0C22"/>
    <w:rsid w:val="008F26D7"/>
    <w:rsid w:val="008F4312"/>
    <w:rsid w:val="009023C7"/>
    <w:rsid w:val="00906569"/>
    <w:rsid w:val="00906ECC"/>
    <w:rsid w:val="0091793A"/>
    <w:rsid w:val="00926244"/>
    <w:rsid w:val="00937D33"/>
    <w:rsid w:val="009456B9"/>
    <w:rsid w:val="00950F20"/>
    <w:rsid w:val="00954277"/>
    <w:rsid w:val="009550FC"/>
    <w:rsid w:val="009574D8"/>
    <w:rsid w:val="00960415"/>
    <w:rsid w:val="00960DFC"/>
    <w:rsid w:val="00966795"/>
    <w:rsid w:val="009750E8"/>
    <w:rsid w:val="0098003E"/>
    <w:rsid w:val="00980687"/>
    <w:rsid w:val="00993C6F"/>
    <w:rsid w:val="00996D7D"/>
    <w:rsid w:val="009C07F3"/>
    <w:rsid w:val="009E7C8D"/>
    <w:rsid w:val="009F0324"/>
    <w:rsid w:val="00A00339"/>
    <w:rsid w:val="00A3231C"/>
    <w:rsid w:val="00A41E29"/>
    <w:rsid w:val="00A43BD6"/>
    <w:rsid w:val="00A5667E"/>
    <w:rsid w:val="00A615DC"/>
    <w:rsid w:val="00A66B15"/>
    <w:rsid w:val="00A70E9A"/>
    <w:rsid w:val="00A71C75"/>
    <w:rsid w:val="00A76A21"/>
    <w:rsid w:val="00A8174F"/>
    <w:rsid w:val="00A90E79"/>
    <w:rsid w:val="00A97761"/>
    <w:rsid w:val="00AA2B83"/>
    <w:rsid w:val="00AC4113"/>
    <w:rsid w:val="00AC62F9"/>
    <w:rsid w:val="00AC6843"/>
    <w:rsid w:val="00AD10E5"/>
    <w:rsid w:val="00AD1F53"/>
    <w:rsid w:val="00AE2247"/>
    <w:rsid w:val="00AE7FE3"/>
    <w:rsid w:val="00AF4CD9"/>
    <w:rsid w:val="00AF73B2"/>
    <w:rsid w:val="00B014FF"/>
    <w:rsid w:val="00B02E83"/>
    <w:rsid w:val="00B04A65"/>
    <w:rsid w:val="00B130C3"/>
    <w:rsid w:val="00B172E6"/>
    <w:rsid w:val="00B21069"/>
    <w:rsid w:val="00B32D80"/>
    <w:rsid w:val="00B50AE1"/>
    <w:rsid w:val="00B5448B"/>
    <w:rsid w:val="00B565E4"/>
    <w:rsid w:val="00B87232"/>
    <w:rsid w:val="00B92E87"/>
    <w:rsid w:val="00BA1384"/>
    <w:rsid w:val="00BA18E6"/>
    <w:rsid w:val="00BB3869"/>
    <w:rsid w:val="00BB608A"/>
    <w:rsid w:val="00BC169C"/>
    <w:rsid w:val="00BC3C42"/>
    <w:rsid w:val="00BD2FED"/>
    <w:rsid w:val="00BD63F4"/>
    <w:rsid w:val="00BE0EBE"/>
    <w:rsid w:val="00BE43DC"/>
    <w:rsid w:val="00BE486C"/>
    <w:rsid w:val="00BF60CF"/>
    <w:rsid w:val="00C02494"/>
    <w:rsid w:val="00C03B33"/>
    <w:rsid w:val="00C13476"/>
    <w:rsid w:val="00C24877"/>
    <w:rsid w:val="00C25634"/>
    <w:rsid w:val="00C6372F"/>
    <w:rsid w:val="00C67588"/>
    <w:rsid w:val="00C70E4B"/>
    <w:rsid w:val="00C73250"/>
    <w:rsid w:val="00C87198"/>
    <w:rsid w:val="00CA1545"/>
    <w:rsid w:val="00CA3F74"/>
    <w:rsid w:val="00CC5A20"/>
    <w:rsid w:val="00D04048"/>
    <w:rsid w:val="00D10B51"/>
    <w:rsid w:val="00D14B6E"/>
    <w:rsid w:val="00D202A5"/>
    <w:rsid w:val="00D22FFE"/>
    <w:rsid w:val="00D311B5"/>
    <w:rsid w:val="00D4240C"/>
    <w:rsid w:val="00D47664"/>
    <w:rsid w:val="00D66EA3"/>
    <w:rsid w:val="00D75F91"/>
    <w:rsid w:val="00D82F93"/>
    <w:rsid w:val="00D8341A"/>
    <w:rsid w:val="00D84DE1"/>
    <w:rsid w:val="00D8799D"/>
    <w:rsid w:val="00D96578"/>
    <w:rsid w:val="00DA48F1"/>
    <w:rsid w:val="00DB292C"/>
    <w:rsid w:val="00DB4206"/>
    <w:rsid w:val="00DC6C68"/>
    <w:rsid w:val="00DD09DA"/>
    <w:rsid w:val="00DD23C8"/>
    <w:rsid w:val="00DD650F"/>
    <w:rsid w:val="00DE0226"/>
    <w:rsid w:val="00DE1CD5"/>
    <w:rsid w:val="00DE4411"/>
    <w:rsid w:val="00DE5E4E"/>
    <w:rsid w:val="00DE79DC"/>
    <w:rsid w:val="00DF1ACF"/>
    <w:rsid w:val="00DF268B"/>
    <w:rsid w:val="00E02E24"/>
    <w:rsid w:val="00E106FA"/>
    <w:rsid w:val="00E17879"/>
    <w:rsid w:val="00E24DA0"/>
    <w:rsid w:val="00E25010"/>
    <w:rsid w:val="00E26741"/>
    <w:rsid w:val="00E4404B"/>
    <w:rsid w:val="00E72CAA"/>
    <w:rsid w:val="00E771ED"/>
    <w:rsid w:val="00E77D8E"/>
    <w:rsid w:val="00EA351C"/>
    <w:rsid w:val="00EA4C43"/>
    <w:rsid w:val="00EB00BF"/>
    <w:rsid w:val="00EC13E2"/>
    <w:rsid w:val="00EC729C"/>
    <w:rsid w:val="00ED4E87"/>
    <w:rsid w:val="00EE02FF"/>
    <w:rsid w:val="00EE4DF3"/>
    <w:rsid w:val="00EF21E1"/>
    <w:rsid w:val="00EF3478"/>
    <w:rsid w:val="00EF5D55"/>
    <w:rsid w:val="00EF6529"/>
    <w:rsid w:val="00F0449F"/>
    <w:rsid w:val="00F066CF"/>
    <w:rsid w:val="00F11354"/>
    <w:rsid w:val="00F17AAE"/>
    <w:rsid w:val="00F244A3"/>
    <w:rsid w:val="00F53D92"/>
    <w:rsid w:val="00F75EDB"/>
    <w:rsid w:val="00F80707"/>
    <w:rsid w:val="00F80D26"/>
    <w:rsid w:val="00F8210E"/>
    <w:rsid w:val="00F83045"/>
    <w:rsid w:val="00F84A36"/>
    <w:rsid w:val="00F9426B"/>
    <w:rsid w:val="00F94BF6"/>
    <w:rsid w:val="00FA1A1C"/>
    <w:rsid w:val="00FA3E25"/>
    <w:rsid w:val="00FA5B5B"/>
    <w:rsid w:val="00FA5FBB"/>
    <w:rsid w:val="00FA77C6"/>
    <w:rsid w:val="00FB21B8"/>
    <w:rsid w:val="00FB22FE"/>
    <w:rsid w:val="00FB5C49"/>
    <w:rsid w:val="00FE4AEB"/>
    <w:rsid w:val="00FF25A2"/>
    <w:rsid w:val="00FF67D7"/>
    <w:rsid w:val="01D63331"/>
    <w:rsid w:val="023CDF16"/>
    <w:rsid w:val="02DBD109"/>
    <w:rsid w:val="02DC8944"/>
    <w:rsid w:val="15D01FFB"/>
    <w:rsid w:val="187A3FF3"/>
    <w:rsid w:val="1A15569A"/>
    <w:rsid w:val="1A52B0F6"/>
    <w:rsid w:val="1A622862"/>
    <w:rsid w:val="1C8D5DBE"/>
    <w:rsid w:val="1EB2E096"/>
    <w:rsid w:val="244DA0CA"/>
    <w:rsid w:val="2C9270EC"/>
    <w:rsid w:val="312D038E"/>
    <w:rsid w:val="3284255D"/>
    <w:rsid w:val="32C27265"/>
    <w:rsid w:val="366B5C6C"/>
    <w:rsid w:val="379521D5"/>
    <w:rsid w:val="3B276D9C"/>
    <w:rsid w:val="3D5E5126"/>
    <w:rsid w:val="3EAABC6D"/>
    <w:rsid w:val="4008261D"/>
    <w:rsid w:val="4070A186"/>
    <w:rsid w:val="419D0CE9"/>
    <w:rsid w:val="43BEC3C9"/>
    <w:rsid w:val="44EBAF59"/>
    <w:rsid w:val="463F1484"/>
    <w:rsid w:val="531DC3E2"/>
    <w:rsid w:val="59699558"/>
    <w:rsid w:val="5C5BA7B3"/>
    <w:rsid w:val="5E984E78"/>
    <w:rsid w:val="6593D285"/>
    <w:rsid w:val="67C84CCE"/>
    <w:rsid w:val="68BF1E90"/>
    <w:rsid w:val="69E0D08C"/>
    <w:rsid w:val="6C37794B"/>
    <w:rsid w:val="6F5EEEDF"/>
    <w:rsid w:val="6FEAE52F"/>
    <w:rsid w:val="707FD636"/>
    <w:rsid w:val="71F1AAC4"/>
    <w:rsid w:val="760772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Gerader Verbinder 10"/>
        <o:r id="V:Rule2" type="connector" idref="#Gerader Verbinder 4"/>
      </o:rules>
    </o:shapelayout>
  </w:shapeDefaults>
  <w:doNotEmbedSmartTags/>
  <w:decimalSymbol w:val=","/>
  <w:listSeparator w:val=";"/>
  <w14:docId w14:val="3B197E60"/>
  <w15:chartTrackingRefBased/>
  <w15:docId w15:val="{1DDEF6FF-74CB-4C94-B930-B6CF45CAE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uppressAutoHyphens/>
      <w:jc w:val="both"/>
    </w:pPr>
    <w:rPr>
      <w:rFonts w:ascii="Arial" w:hAnsi="Arial"/>
      <w:sz w:val="24"/>
    </w:rPr>
  </w:style>
  <w:style w:type="paragraph" w:styleId="berschrift1">
    <w:name w:val="heading 1"/>
    <w:next w:val="Standard"/>
    <w:qFormat/>
    <w:pPr>
      <w:keepNext/>
      <w:pageBreakBefore/>
      <w:numPr>
        <w:numId w:val="1"/>
      </w:numPr>
      <w:suppressAutoHyphens/>
      <w:spacing w:before="240" w:after="120" w:line="420" w:lineRule="exact"/>
      <w:outlineLvl w:val="0"/>
    </w:pPr>
    <w:rPr>
      <w:rFonts w:ascii="Arial Black" w:eastAsia="Arial" w:hAnsi="Arial Black"/>
      <w:sz w:val="40"/>
      <w:lang w:val="de-AT"/>
    </w:rPr>
  </w:style>
  <w:style w:type="paragraph" w:styleId="berschrift2">
    <w:name w:val="heading 2"/>
    <w:next w:val="Standard"/>
    <w:qFormat/>
    <w:pPr>
      <w:keepNext/>
      <w:pageBreakBefore/>
      <w:numPr>
        <w:ilvl w:val="1"/>
        <w:numId w:val="1"/>
      </w:numPr>
      <w:suppressAutoHyphens/>
      <w:spacing w:before="240" w:after="120"/>
      <w:outlineLvl w:val="1"/>
    </w:pPr>
    <w:rPr>
      <w:rFonts w:ascii="Arial" w:eastAsia="Arial" w:hAnsi="Arial" w:cs="Arial"/>
      <w:b/>
      <w:bCs/>
      <w:sz w:val="24"/>
      <w:lang w:val="de-AT"/>
    </w:rPr>
  </w:style>
  <w:style w:type="paragraph" w:styleId="berschrift3">
    <w:name w:val="heading 3"/>
    <w:basedOn w:val="Standard"/>
    <w:next w:val="Standard"/>
    <w:qFormat/>
    <w:pPr>
      <w:keepNext/>
      <w:numPr>
        <w:ilvl w:val="2"/>
        <w:numId w:val="1"/>
      </w:numPr>
      <w:spacing w:before="240" w:after="120"/>
      <w:jc w:val="left"/>
      <w:outlineLvl w:val="2"/>
    </w:pPr>
    <w:rPr>
      <w:rFonts w:cs="Arial"/>
      <w:b/>
      <w:bCs/>
      <w:sz w:val="22"/>
    </w:rPr>
  </w:style>
  <w:style w:type="paragraph" w:styleId="berschrift4">
    <w:name w:val="heading 4"/>
    <w:basedOn w:val="Standard"/>
    <w:next w:val="Standard"/>
    <w:qFormat/>
    <w:pPr>
      <w:keepNext/>
      <w:numPr>
        <w:ilvl w:val="3"/>
        <w:numId w:val="1"/>
      </w:numPr>
      <w:spacing w:before="240" w:after="120"/>
      <w:jc w:val="left"/>
      <w:outlineLvl w:val="3"/>
    </w:pPr>
  </w:style>
  <w:style w:type="paragraph" w:styleId="berschrift5">
    <w:name w:val="heading 5"/>
    <w:basedOn w:val="Standard"/>
    <w:next w:val="Standard"/>
    <w:qFormat/>
    <w:pPr>
      <w:keepNext/>
      <w:numPr>
        <w:ilvl w:val="4"/>
        <w:numId w:val="1"/>
      </w:numPr>
      <w:spacing w:before="240" w:after="120"/>
      <w:jc w:val="left"/>
      <w:outlineLvl w:val="4"/>
    </w:pPr>
  </w:style>
  <w:style w:type="paragraph" w:styleId="berschrift6">
    <w:name w:val="heading 6"/>
    <w:basedOn w:val="Standard"/>
    <w:next w:val="Standard"/>
    <w:qFormat/>
    <w:pPr>
      <w:keepNext/>
      <w:numPr>
        <w:ilvl w:val="5"/>
        <w:numId w:val="1"/>
      </w:numPr>
      <w:outlineLvl w:val="5"/>
    </w:pPr>
  </w:style>
  <w:style w:type="paragraph" w:styleId="berschrift7">
    <w:name w:val="heading 7"/>
    <w:basedOn w:val="Standard"/>
    <w:next w:val="Standard"/>
    <w:qFormat/>
    <w:pPr>
      <w:keepNext/>
      <w:numPr>
        <w:ilvl w:val="6"/>
        <w:numId w:val="1"/>
      </w:numPr>
      <w:outlineLvl w:val="6"/>
    </w:pPr>
  </w:style>
  <w:style w:type="paragraph" w:styleId="berschrift8">
    <w:name w:val="heading 8"/>
    <w:basedOn w:val="Standard"/>
    <w:next w:val="Standard"/>
    <w:qFormat/>
    <w:pPr>
      <w:keepNext/>
      <w:numPr>
        <w:ilvl w:val="7"/>
        <w:numId w:val="1"/>
      </w:numPr>
      <w:outlineLvl w:val="7"/>
    </w:pPr>
  </w:style>
  <w:style w:type="paragraph" w:styleId="berschrift9">
    <w:name w:val="heading 9"/>
    <w:basedOn w:val="Standard"/>
    <w:next w:val="Standard"/>
    <w:qFormat/>
    <w:pPr>
      <w:keepNext/>
      <w:numPr>
        <w:ilvl w:val="8"/>
        <w:numId w:val="1"/>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Symbol"/>
    </w:rPr>
  </w:style>
  <w:style w:type="character" w:customStyle="1" w:styleId="Absatz-Standardschriftart1">
    <w:name w:val="Absatz-Standardschriftart1"/>
  </w:style>
  <w:style w:type="character" w:customStyle="1" w:styleId="WW8Num5z0">
    <w:name w:val="WW8Num5z0"/>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Wingdings" w:hAnsi="Wingdings" w:cs="Wingdings"/>
    </w:rPr>
  </w:style>
  <w:style w:type="character" w:customStyle="1" w:styleId="WW8Num11z0">
    <w:name w:val="WW8Num11z0"/>
    <w:rPr>
      <w:rFonts w:ascii="Symbol" w:hAnsi="Symbol" w:cs="Symbol"/>
    </w:rPr>
  </w:style>
  <w:style w:type="character" w:customStyle="1" w:styleId="WW8Num13z0">
    <w:name w:val="WW8Num13z0"/>
    <w:rPr>
      <w:rFonts w:ascii="Symbol" w:hAnsi="Symbol" w:cs="Symbol"/>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rPr>
      <w:rFonts w:ascii="Wingdings" w:hAnsi="Wingdings" w:cs="Wingdings"/>
    </w:rPr>
  </w:style>
  <w:style w:type="character" w:customStyle="1" w:styleId="WW8Num16z0">
    <w:name w:val="WW8Num16z0"/>
    <w:rPr>
      <w:rFonts w:ascii="Wingdings" w:hAnsi="Wingdings" w:cs="Wingdings"/>
    </w:rPr>
  </w:style>
  <w:style w:type="character" w:customStyle="1" w:styleId="WW8Num17z0">
    <w:name w:val="WW8Num17z0"/>
    <w:rPr>
      <w:rFonts w:ascii="Wingdings" w:hAnsi="Wingdings" w:cs="Wingdings"/>
    </w:rPr>
  </w:style>
  <w:style w:type="character" w:customStyle="1" w:styleId="WW8Num18z0">
    <w:name w:val="WW8Num18z0"/>
    <w:rPr>
      <w:rFonts w:ascii="Webdings" w:hAnsi="Webdings" w:cs="Webdings"/>
      <w:color w:val="auto"/>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8z3">
    <w:name w:val="WW8Num18z3"/>
    <w:rPr>
      <w:rFonts w:ascii="Symbol" w:hAnsi="Symbol" w:cs="Symbol"/>
    </w:rPr>
  </w:style>
  <w:style w:type="character" w:customStyle="1" w:styleId="WW8Num20z0">
    <w:name w:val="WW8Num20z0"/>
    <w:rPr>
      <w:rFonts w:ascii="Wingdings" w:hAnsi="Wingdings" w:cs="Wingdings"/>
    </w:rPr>
  </w:style>
  <w:style w:type="character" w:customStyle="1" w:styleId="WW8Num21z0">
    <w:name w:val="WW8Num21z0"/>
    <w:rPr>
      <w:rFonts w:ascii="Wingdings" w:hAnsi="Wingdings" w:cs="Wingdings"/>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4z0">
    <w:name w:val="WW8Num24z0"/>
    <w:rPr>
      <w:rFonts w:ascii="Symbol" w:hAnsi="Symbol" w:cs="Symbol"/>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7z0">
    <w:name w:val="WW8Num27z0"/>
    <w:rPr>
      <w:rFonts w:ascii="Symbol" w:hAnsi="Symbol" w:cs="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8z0">
    <w:name w:val="WW8Num28z0"/>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1z0">
    <w:name w:val="WW8Num31z0"/>
    <w:rPr>
      <w:rFonts w:ascii="MetaPlusBook-Roman" w:hAnsi="MetaPlusBook-Roman" w:cs="MetaPlusBook-Roman"/>
      <w:b w:val="0"/>
      <w:i w:val="0"/>
      <w:sz w:val="24"/>
      <w:u w:val="none"/>
    </w:rPr>
  </w:style>
  <w:style w:type="character" w:customStyle="1" w:styleId="WW8Num33z3">
    <w:name w:val="WW8Num33z3"/>
    <w:rPr>
      <w:rFonts w:ascii="Symbol" w:hAnsi="Symbol" w:cs="Symbol"/>
    </w:rPr>
  </w:style>
  <w:style w:type="character" w:customStyle="1" w:styleId="WW8Num34z0">
    <w:name w:val="WW8Num34z0"/>
    <w:rPr>
      <w:rFonts w:ascii="MetaPlusBook-Roman" w:hAnsi="MetaPlusBook-Roman" w:cs="MetaPlusBook-Roman"/>
      <w:b w:val="0"/>
      <w:i w:val="0"/>
      <w:sz w:val="24"/>
      <w:u w:val="none"/>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1z0">
    <w:name w:val="WW8Num41z0"/>
    <w:rPr>
      <w:sz w:val="16"/>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6z0">
    <w:name w:val="WW8Num46z0"/>
    <w:rPr>
      <w:rFonts w:ascii="Symbol" w:hAnsi="Symbol" w:cs="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7z0">
    <w:name w:val="WW8Num47z0"/>
    <w:rPr>
      <w:rFonts w:ascii="Times New Roman" w:hAnsi="Times New Roman" w:cs="Times New Roman"/>
    </w:rPr>
  </w:style>
  <w:style w:type="character" w:customStyle="1" w:styleId="WW8Num48z0">
    <w:name w:val="WW8Num48z0"/>
    <w:rPr>
      <w:rFonts w:ascii="Times New Roman" w:hAnsi="Times New Roman" w:cs="Times New Roman"/>
    </w:rPr>
  </w:style>
  <w:style w:type="character" w:customStyle="1" w:styleId="WW8Num49z0">
    <w:name w:val="WW8Num49z0"/>
    <w:rPr>
      <w:rFonts w:ascii="Symbol" w:hAnsi="Symbol" w:cs="Symbol"/>
    </w:rPr>
  </w:style>
  <w:style w:type="character" w:customStyle="1" w:styleId="WW8Num49z1">
    <w:name w:val="WW8Num49z1"/>
    <w:rPr>
      <w:rFonts w:ascii="Courier New" w:hAnsi="Courier New" w:cs="Courier New"/>
    </w:rPr>
  </w:style>
  <w:style w:type="character" w:customStyle="1" w:styleId="WW8Num49z2">
    <w:name w:val="WW8Num49z2"/>
    <w:rPr>
      <w:rFonts w:ascii="Wingdings" w:hAnsi="Wingdings" w:cs="Wingdings"/>
    </w:rPr>
  </w:style>
  <w:style w:type="character" w:customStyle="1" w:styleId="WW8Num51z0">
    <w:name w:val="WW8Num51z0"/>
    <w:rPr>
      <w:rFonts w:ascii="Wingdings" w:hAnsi="Wingdings" w:cs="Wingdings"/>
    </w:rPr>
  </w:style>
  <w:style w:type="character" w:customStyle="1" w:styleId="WW8Num52z0">
    <w:name w:val="WW8Num52z0"/>
    <w:rPr>
      <w:rFonts w:ascii="Symbol" w:hAnsi="Symbol" w:cs="Symbol"/>
    </w:rPr>
  </w:style>
  <w:style w:type="character" w:customStyle="1" w:styleId="WW8NumSt2z0">
    <w:name w:val="WW8NumSt2z0"/>
    <w:rPr>
      <w:rFonts w:ascii="Symbol" w:hAnsi="Symbol" w:cs="Symbol"/>
    </w:rPr>
  </w:style>
  <w:style w:type="character" w:customStyle="1" w:styleId="WW8NumSt3z0">
    <w:name w:val="WW8NumSt3z0"/>
    <w:rPr>
      <w:rFonts w:ascii="Wingdings" w:hAnsi="Wingdings" w:cs="Wingdings"/>
      <w:sz w:val="18"/>
    </w:rPr>
  </w:style>
  <w:style w:type="character" w:customStyle="1" w:styleId="WW8NumSt5z0">
    <w:name w:val="WW8NumSt5z0"/>
    <w:rPr>
      <w:rFonts w:ascii="Symbol" w:hAnsi="Symbol" w:cs="Symbol"/>
    </w:rPr>
  </w:style>
  <w:style w:type="character" w:customStyle="1" w:styleId="WW8NumSt6z0">
    <w:name w:val="WW8NumSt6z0"/>
    <w:rPr>
      <w:rFonts w:ascii="Wingdings" w:hAnsi="Wingdings" w:cs="Wingdings"/>
      <w:sz w:val="18"/>
    </w:rPr>
  </w:style>
  <w:style w:type="character" w:customStyle="1" w:styleId="WW8NumSt8z0">
    <w:name w:val="WW8NumSt8z0"/>
    <w:rPr>
      <w:rFonts w:ascii="Courier" w:hAnsi="Courier" w:cs="Courier"/>
      <w:sz w:val="18"/>
    </w:rPr>
  </w:style>
  <w:style w:type="character" w:customStyle="1" w:styleId="WW8NumSt9z0">
    <w:name w:val="WW8NumSt9z0"/>
    <w:rPr>
      <w:rFonts w:ascii="Symbol" w:hAnsi="Symbol" w:cs="Symbol"/>
    </w:rPr>
  </w:style>
  <w:style w:type="character" w:customStyle="1" w:styleId="WW8NumSt9z1">
    <w:name w:val="WW8NumSt9z1"/>
    <w:rPr>
      <w:rFonts w:ascii="Courier New" w:hAnsi="Courier New" w:cs="Courier New"/>
    </w:rPr>
  </w:style>
  <w:style w:type="character" w:customStyle="1" w:styleId="WW8NumSt9z2">
    <w:name w:val="WW8NumSt9z2"/>
    <w:rPr>
      <w:rFonts w:ascii="Wingdings" w:hAnsi="Wingdings" w:cs="Wingdings"/>
    </w:rPr>
  </w:style>
  <w:style w:type="character" w:customStyle="1" w:styleId="WW8NumSt10z0">
    <w:name w:val="WW8NumSt10z0"/>
    <w:rPr>
      <w:rFonts w:ascii="Symbol" w:hAnsi="Symbol" w:cs="Symbol"/>
    </w:rPr>
  </w:style>
  <w:style w:type="character" w:customStyle="1" w:styleId="WW8NumSt11z0">
    <w:name w:val="WW8NumSt11z0"/>
    <w:rPr>
      <w:rFonts w:ascii="Symbol" w:hAnsi="Symbol" w:cs="Symbol"/>
    </w:rPr>
  </w:style>
  <w:style w:type="character" w:customStyle="1" w:styleId="WW8NumSt12z0">
    <w:name w:val="WW8NumSt12z0"/>
    <w:rPr>
      <w:rFonts w:ascii="Symbol" w:hAnsi="Symbol" w:cs="Symbol"/>
    </w:rPr>
  </w:style>
  <w:style w:type="character" w:customStyle="1" w:styleId="WW8NumSt23z0">
    <w:name w:val="WW8NumSt23z0"/>
    <w:rPr>
      <w:rFonts w:ascii="Symbol" w:hAnsi="Symbol" w:cs="Symbol"/>
    </w:rPr>
  </w:style>
  <w:style w:type="character" w:customStyle="1" w:styleId="WW8NumSt24z0">
    <w:name w:val="WW8NumSt24z0"/>
    <w:rPr>
      <w:rFonts w:ascii="Symbol" w:hAnsi="Symbol" w:cs="Symbol"/>
    </w:rPr>
  </w:style>
  <w:style w:type="character" w:customStyle="1" w:styleId="WW8NumSt25z0">
    <w:name w:val="WW8NumSt25z0"/>
    <w:rPr>
      <w:rFonts w:ascii="Wingdings" w:hAnsi="Wingdings" w:cs="Wingdings"/>
    </w:rPr>
  </w:style>
  <w:style w:type="character" w:customStyle="1" w:styleId="WW8NumSt29z0">
    <w:name w:val="WW8NumSt29z0"/>
    <w:rPr>
      <w:rFonts w:ascii="Symbol" w:hAnsi="Symbol" w:cs="Symbol"/>
    </w:rPr>
  </w:style>
  <w:style w:type="character" w:customStyle="1" w:styleId="WW8NumSt30z0">
    <w:name w:val="WW8NumSt30z0"/>
    <w:rPr>
      <w:rFonts w:ascii="Wingdings" w:hAnsi="Wingdings" w:cs="Wingdings"/>
      <w:sz w:val="18"/>
    </w:rPr>
  </w:style>
  <w:style w:type="character" w:customStyle="1" w:styleId="WW8NumSt31z0">
    <w:name w:val="WW8NumSt31z0"/>
    <w:rPr>
      <w:rFonts w:ascii="Courier" w:hAnsi="Courier" w:cs="Courier"/>
      <w:sz w:val="18"/>
    </w:rPr>
  </w:style>
  <w:style w:type="character" w:customStyle="1" w:styleId="WW8NumSt32z0">
    <w:name w:val="WW8NumSt32z0"/>
    <w:rPr>
      <w:rFonts w:ascii="Symbol" w:hAnsi="Symbol" w:cs="Symbol"/>
    </w:rPr>
  </w:style>
  <w:style w:type="character" w:customStyle="1" w:styleId="WW8NumSt33z0">
    <w:name w:val="WW8NumSt33z0"/>
    <w:rPr>
      <w:rFonts w:ascii="Symbol" w:hAnsi="Symbol" w:cs="Symbol"/>
    </w:rPr>
  </w:style>
  <w:style w:type="character" w:customStyle="1" w:styleId="WW8NumSt34z0">
    <w:name w:val="WW8NumSt34z0"/>
    <w:rPr>
      <w:rFonts w:ascii="Symbol" w:hAnsi="Symbol" w:cs="Symbol"/>
    </w:rPr>
  </w:style>
  <w:style w:type="character" w:customStyle="1" w:styleId="WW8NumSt35z0">
    <w:name w:val="WW8NumSt35z0"/>
    <w:rPr>
      <w:rFonts w:ascii="Symbol" w:hAnsi="Symbol" w:cs="Symbol"/>
    </w:rPr>
  </w:style>
  <w:style w:type="character" w:customStyle="1" w:styleId="WW8NumSt36z0">
    <w:name w:val="WW8NumSt36z0"/>
    <w:rPr>
      <w:rFonts w:ascii="Symbol" w:hAnsi="Symbol" w:cs="Symbol"/>
    </w:rPr>
  </w:style>
  <w:style w:type="character" w:customStyle="1" w:styleId="WW8NumSt37z0">
    <w:name w:val="WW8NumSt37z0"/>
    <w:rPr>
      <w:rFonts w:ascii="Symbol" w:hAnsi="Symbol" w:cs="Symbol"/>
    </w:rPr>
  </w:style>
  <w:style w:type="character" w:customStyle="1" w:styleId="WW8NumSt38z0">
    <w:name w:val="WW8NumSt38z0"/>
    <w:rPr>
      <w:rFonts w:ascii="Wingdings" w:hAnsi="Wingdings" w:cs="Wingdings"/>
    </w:rPr>
  </w:style>
  <w:style w:type="character" w:customStyle="1" w:styleId="WW8NumSt40z0">
    <w:name w:val="WW8NumSt40z0"/>
    <w:rPr>
      <w:rFonts w:ascii="Wingdings" w:hAnsi="Wingdings" w:cs="Wingdings"/>
    </w:rPr>
  </w:style>
  <w:style w:type="character" w:customStyle="1" w:styleId="WW8NumSt42z0">
    <w:name w:val="WW8NumSt42z0"/>
    <w:rPr>
      <w:rFonts w:ascii="Symbol" w:hAnsi="Symbol" w:cs="Symbol"/>
    </w:rPr>
  </w:style>
  <w:style w:type="character" w:customStyle="1" w:styleId="WW8NumSt43z0">
    <w:name w:val="WW8NumSt43z0"/>
    <w:rPr>
      <w:rFonts w:ascii="Wingdings" w:hAnsi="Wingdings" w:cs="Wingdings"/>
      <w:sz w:val="18"/>
    </w:rPr>
  </w:style>
  <w:style w:type="character" w:customStyle="1" w:styleId="WW8NumSt47z0">
    <w:name w:val="WW8NumSt47z0"/>
    <w:rPr>
      <w:rFonts w:ascii="Symbol" w:hAnsi="Symbol" w:cs="Symbol"/>
    </w:rPr>
  </w:style>
  <w:style w:type="character" w:customStyle="1" w:styleId="WW8NumSt55z0">
    <w:name w:val="WW8NumSt55z0"/>
    <w:rPr>
      <w:rFonts w:ascii="Geneva" w:hAnsi="Geneva" w:cs="Geneva"/>
      <w:sz w:val="18"/>
    </w:rPr>
  </w:style>
  <w:style w:type="character" w:customStyle="1" w:styleId="WW-Absatz-Standardschriftart">
    <w:name w:val="WW-Absatz-Standardschriftart"/>
  </w:style>
  <w:style w:type="character" w:styleId="Seitenzahl">
    <w:name w:val="page number"/>
    <w:rPr>
      <w:rFonts w:ascii="Tele-GroteskNor" w:hAnsi="Tele-GroteskNor" w:cs="Tele-GroteskNor"/>
      <w:sz w:val="22"/>
    </w:rPr>
  </w:style>
  <w:style w:type="character" w:customStyle="1" w:styleId="Funotenzeichen1">
    <w:name w:val="Fußnotenzeichen1"/>
    <w:rPr>
      <w:rFonts w:ascii="Tele-GroteskNor" w:hAnsi="Tele-GroteskNor" w:cs="Tele-GroteskNor"/>
      <w:sz w:val="22"/>
      <w:vertAlign w:val="superscript"/>
    </w:rPr>
  </w:style>
  <w:style w:type="character" w:styleId="Hyperlink">
    <w:name w:val="Hyperlink"/>
    <w:uiPriority w:val="99"/>
    <w:rPr>
      <w:color w:val="0000FF"/>
      <w:u w:val="single"/>
    </w:rPr>
  </w:style>
  <w:style w:type="character" w:styleId="Fett">
    <w:name w:val="Strong"/>
    <w:qFormat/>
    <w:rPr>
      <w:b/>
      <w:bCs/>
    </w:rPr>
  </w:style>
  <w:style w:type="character" w:customStyle="1" w:styleId="VorKopf">
    <w:name w:val="VorKopf"/>
    <w:rPr>
      <w:color w:val="auto"/>
      <w:spacing w:val="0"/>
      <w:position w:val="0"/>
      <w:sz w:val="24"/>
      <w:vertAlign w:val="baseline"/>
    </w:rPr>
  </w:style>
  <w:style w:type="character" w:customStyle="1" w:styleId="VorVoll">
    <w:name w:val="VorVoll"/>
    <w:rPr>
      <w:color w:val="auto"/>
      <w:spacing w:val="0"/>
      <w:position w:val="0"/>
      <w:sz w:val="24"/>
      <w:vertAlign w:val="baseline"/>
    </w:rPr>
  </w:style>
  <w:style w:type="character" w:styleId="BesuchterLink">
    <w:name w:val="FollowedHyperlink"/>
    <w:rPr>
      <w:color w:val="800080"/>
      <w:u w:val="single"/>
    </w:rPr>
  </w:style>
  <w:style w:type="character" w:customStyle="1" w:styleId="Aufzhlungszeichen2">
    <w:name w:val="Aufzählungszeichen2"/>
    <w:rPr>
      <w:rFonts w:ascii="OpenSymbol" w:eastAsia="OpenSymbol" w:hAnsi="OpenSymbol" w:cs="OpenSymbol"/>
    </w:rPr>
  </w:style>
  <w:style w:type="character" w:customStyle="1" w:styleId="Verzeichnissprung">
    <w:name w:val="Verzeichnissprung"/>
  </w:style>
  <w:style w:type="paragraph" w:customStyle="1" w:styleId="berschrift">
    <w:name w:val="Überschrift"/>
    <w:basedOn w:val="Standard"/>
    <w:next w:val="Textkrper"/>
    <w:pPr>
      <w:keepNext/>
      <w:spacing w:before="240" w:after="120"/>
    </w:pPr>
    <w:rPr>
      <w:rFonts w:ascii="Helvetica" w:eastAsia="DejaVuSans" w:hAnsi="Helvetica" w:cs="Tahoma"/>
      <w:sz w:val="28"/>
      <w:szCs w:val="28"/>
    </w:rPr>
  </w:style>
  <w:style w:type="paragraph" w:styleId="Textkrper">
    <w:name w:val="Body Text"/>
    <w:basedOn w:val="Standard"/>
  </w:style>
  <w:style w:type="paragraph" w:styleId="Liste">
    <w:name w:val="List"/>
    <w:basedOn w:val="Textkrper"/>
    <w:rPr>
      <w:rFonts w:ascii="Times" w:hAnsi="Times" w:cs="Tahoma"/>
    </w:rPr>
  </w:style>
  <w:style w:type="paragraph" w:styleId="Beschriftung">
    <w:name w:val="caption"/>
    <w:basedOn w:val="Standard"/>
    <w:next w:val="Standard"/>
    <w:qFormat/>
    <w:pPr>
      <w:spacing w:before="120" w:after="120"/>
    </w:pPr>
    <w:rPr>
      <w:b/>
    </w:rPr>
  </w:style>
  <w:style w:type="paragraph" w:customStyle="1" w:styleId="Verzeichnis">
    <w:name w:val="Verzeichnis"/>
    <w:basedOn w:val="Standard"/>
    <w:pPr>
      <w:suppressLineNumbers/>
    </w:pPr>
    <w:rPr>
      <w:rFonts w:ascii="Times" w:hAnsi="Times" w:cs="Tahoma"/>
    </w:rPr>
  </w:style>
  <w:style w:type="paragraph" w:styleId="Kopfzeile">
    <w:name w:val="header"/>
    <w:basedOn w:val="Standard"/>
    <w:pPr>
      <w:spacing w:line="180" w:lineRule="exact"/>
    </w:pPr>
    <w:rPr>
      <w:sz w:val="18"/>
    </w:rPr>
  </w:style>
  <w:style w:type="paragraph" w:styleId="Fuzeile">
    <w:name w:val="footer"/>
    <w:basedOn w:val="Standard"/>
    <w:pPr>
      <w:pBdr>
        <w:top w:val="single" w:sz="4" w:space="1" w:color="000000"/>
        <w:left w:val="none" w:sz="0" w:space="0" w:color="000000"/>
        <w:bottom w:val="none" w:sz="0" w:space="0" w:color="000000"/>
        <w:right w:val="none" w:sz="0" w:space="0" w:color="000000"/>
      </w:pBdr>
      <w:tabs>
        <w:tab w:val="center" w:pos="5670"/>
        <w:tab w:val="right" w:pos="9923"/>
      </w:tabs>
      <w:spacing w:line="180" w:lineRule="exact"/>
    </w:pPr>
    <w:rPr>
      <w:rFonts w:cs="Arial"/>
      <w:sz w:val="18"/>
      <w:lang w:val="en-GB"/>
    </w:rPr>
  </w:style>
  <w:style w:type="paragraph" w:styleId="Verzeichnis5">
    <w:name w:val="toc 5"/>
    <w:basedOn w:val="Standard"/>
    <w:next w:val="Standard"/>
    <w:pPr>
      <w:ind w:left="720"/>
      <w:jc w:val="left"/>
    </w:pPr>
    <w:rPr>
      <w:rFonts w:ascii="Times New Roman" w:hAnsi="Times New Roman"/>
      <w:szCs w:val="24"/>
    </w:rPr>
  </w:style>
  <w:style w:type="paragraph" w:styleId="Titel">
    <w:name w:val="Title"/>
    <w:basedOn w:val="Standard"/>
    <w:next w:val="Untertitel"/>
    <w:qFormat/>
    <w:pPr>
      <w:spacing w:line="420" w:lineRule="exact"/>
    </w:pPr>
    <w:rPr>
      <w:rFonts w:ascii="Tele-Antiqua" w:hAnsi="Tele-Antiqua" w:cs="Tele-Antiqua"/>
      <w:sz w:val="44"/>
    </w:rPr>
  </w:style>
  <w:style w:type="paragraph" w:styleId="Untertitel">
    <w:name w:val="Subtitle"/>
    <w:basedOn w:val="berschrift"/>
    <w:next w:val="Textkrper"/>
    <w:qFormat/>
    <w:pPr>
      <w:jc w:val="center"/>
    </w:pPr>
    <w:rPr>
      <w:i/>
      <w:iCs/>
    </w:rPr>
  </w:style>
  <w:style w:type="paragraph" w:styleId="Verzeichnis1">
    <w:name w:val="toc 1"/>
    <w:basedOn w:val="Standard"/>
    <w:next w:val="Standard"/>
    <w:uiPriority w:val="39"/>
    <w:pPr>
      <w:tabs>
        <w:tab w:val="left" w:pos="480"/>
        <w:tab w:val="right" w:leader="dot" w:pos="9912"/>
      </w:tabs>
      <w:spacing w:before="240"/>
      <w:jc w:val="left"/>
    </w:pPr>
    <w:rPr>
      <w:b/>
      <w:bCs/>
      <w:szCs w:val="28"/>
    </w:rPr>
  </w:style>
  <w:style w:type="paragraph" w:styleId="Verzeichnis2">
    <w:name w:val="toc 2"/>
    <w:basedOn w:val="Standard"/>
    <w:next w:val="Standard"/>
    <w:uiPriority w:val="39"/>
    <w:pPr>
      <w:tabs>
        <w:tab w:val="left" w:pos="720"/>
        <w:tab w:val="right" w:leader="dot" w:pos="9912"/>
      </w:tabs>
      <w:spacing w:before="60"/>
      <w:jc w:val="left"/>
    </w:pPr>
    <w:rPr>
      <w:rFonts w:cs="Arial"/>
      <w:szCs w:val="24"/>
    </w:rPr>
  </w:style>
  <w:style w:type="paragraph" w:styleId="Verzeichnis3">
    <w:name w:val="toc 3"/>
    <w:basedOn w:val="Standard"/>
    <w:next w:val="Standard"/>
    <w:uiPriority w:val="39"/>
    <w:pPr>
      <w:ind w:left="240"/>
      <w:jc w:val="left"/>
    </w:pPr>
    <w:rPr>
      <w:rFonts w:ascii="Times New Roman" w:hAnsi="Times New Roman"/>
      <w:szCs w:val="24"/>
    </w:rPr>
  </w:style>
  <w:style w:type="paragraph" w:styleId="Verzeichnis4">
    <w:name w:val="toc 4"/>
    <w:basedOn w:val="Standard"/>
    <w:next w:val="Standard"/>
    <w:uiPriority w:val="39"/>
    <w:pPr>
      <w:ind w:left="480"/>
      <w:jc w:val="left"/>
    </w:pPr>
    <w:rPr>
      <w:rFonts w:ascii="Times New Roman" w:hAnsi="Times New Roman"/>
      <w:szCs w:val="24"/>
    </w:rPr>
  </w:style>
  <w:style w:type="paragraph" w:styleId="Index1">
    <w:name w:val="index 1"/>
    <w:basedOn w:val="Standard"/>
    <w:next w:val="Standard"/>
    <w:pPr>
      <w:tabs>
        <w:tab w:val="right" w:leader="dot" w:pos="8221"/>
      </w:tabs>
    </w:pPr>
  </w:style>
  <w:style w:type="paragraph" w:styleId="Indexberschrift">
    <w:name w:val="index heading"/>
    <w:basedOn w:val="Standard"/>
    <w:next w:val="Index1"/>
    <w:pPr>
      <w:pageBreakBefore/>
      <w:spacing w:line="420" w:lineRule="exact"/>
    </w:pPr>
    <w:rPr>
      <w:rFonts w:ascii="Tele-Antiqua" w:hAnsi="Tele-Antiqua" w:cs="Tele-Antiqua"/>
      <w:sz w:val="44"/>
    </w:rPr>
  </w:style>
  <w:style w:type="paragraph" w:styleId="Verzeichnis6">
    <w:name w:val="toc 6"/>
    <w:basedOn w:val="Standard"/>
    <w:next w:val="Standard"/>
    <w:pPr>
      <w:ind w:left="960"/>
      <w:jc w:val="left"/>
    </w:pPr>
    <w:rPr>
      <w:rFonts w:ascii="Times New Roman" w:hAnsi="Times New Roman"/>
      <w:szCs w:val="24"/>
    </w:rPr>
  </w:style>
  <w:style w:type="paragraph" w:styleId="Verzeichnis7">
    <w:name w:val="toc 7"/>
    <w:basedOn w:val="Standard"/>
    <w:next w:val="Standard"/>
    <w:pPr>
      <w:ind w:left="1200"/>
      <w:jc w:val="left"/>
    </w:pPr>
    <w:rPr>
      <w:rFonts w:ascii="Times New Roman" w:hAnsi="Times New Roman"/>
      <w:szCs w:val="24"/>
    </w:rPr>
  </w:style>
  <w:style w:type="paragraph" w:styleId="Verzeichnis8">
    <w:name w:val="toc 8"/>
    <w:basedOn w:val="Standard"/>
    <w:next w:val="Standard"/>
    <w:pPr>
      <w:ind w:left="1440"/>
      <w:jc w:val="left"/>
    </w:pPr>
    <w:rPr>
      <w:rFonts w:ascii="Times New Roman" w:hAnsi="Times New Roman"/>
      <w:szCs w:val="24"/>
    </w:rPr>
  </w:style>
  <w:style w:type="paragraph" w:styleId="Verzeichnis9">
    <w:name w:val="toc 9"/>
    <w:basedOn w:val="Standard"/>
    <w:next w:val="Standard"/>
    <w:pPr>
      <w:ind w:left="1680"/>
      <w:jc w:val="left"/>
    </w:pPr>
    <w:rPr>
      <w:rFonts w:ascii="Times New Roman" w:hAnsi="Times New Roman"/>
      <w:szCs w:val="24"/>
    </w:rPr>
  </w:style>
  <w:style w:type="paragraph" w:customStyle="1" w:styleId="Aufzhlungszeichen1">
    <w:name w:val="Aufzählungszeichen1"/>
    <w:basedOn w:val="Standard"/>
    <w:pPr>
      <w:keepNext/>
      <w:keepLines/>
      <w:spacing w:before="60" w:after="60"/>
    </w:pPr>
  </w:style>
  <w:style w:type="paragraph" w:styleId="Funotentext">
    <w:name w:val="footnote text"/>
    <w:basedOn w:val="Standard"/>
    <w:pPr>
      <w:spacing w:line="180" w:lineRule="exact"/>
    </w:pPr>
    <w:rPr>
      <w:sz w:val="18"/>
    </w:rPr>
  </w:style>
  <w:style w:type="paragraph" w:customStyle="1" w:styleId="Geheimhaltungsstufe">
    <w:name w:val="Geheimhaltungsstufe"/>
    <w:basedOn w:val="Standard"/>
    <w:pPr>
      <w:spacing w:line="420" w:lineRule="exact"/>
    </w:pPr>
    <w:rPr>
      <w:rFonts w:ascii="Tele-Antiqua" w:hAnsi="Tele-Antiqua" w:cs="Tele-Antiqua"/>
      <w:sz w:val="44"/>
    </w:rPr>
  </w:style>
  <w:style w:type="paragraph" w:customStyle="1" w:styleId="Grafik1">
    <w:name w:val="Grafik1"/>
    <w:basedOn w:val="Standard"/>
  </w:style>
  <w:style w:type="paragraph" w:customStyle="1" w:styleId="Grafik2">
    <w:name w:val="Grafik2"/>
    <w:basedOn w:val="Grafik1"/>
  </w:style>
  <w:style w:type="paragraph" w:customStyle="1" w:styleId="Kommunikationsname">
    <w:name w:val="Kommunikationsname"/>
    <w:basedOn w:val="Standard"/>
    <w:pPr>
      <w:tabs>
        <w:tab w:val="left" w:pos="0"/>
      </w:tabs>
      <w:spacing w:line="420" w:lineRule="auto"/>
    </w:pPr>
    <w:rPr>
      <w:rFonts w:ascii="Tele-Antiqua" w:hAnsi="Tele-Antiqua" w:cs="Tele-Antiqua"/>
      <w:sz w:val="44"/>
    </w:rPr>
  </w:style>
  <w:style w:type="paragraph" w:customStyle="1" w:styleId="Konzernzeichen">
    <w:name w:val="Konzernzeichen"/>
    <w:basedOn w:val="Standard"/>
    <w:pPr>
      <w:spacing w:line="960" w:lineRule="exact"/>
    </w:pPr>
    <w:rPr>
      <w:rFonts w:ascii="TeleLogo" w:hAnsi="TeleLogo" w:cs="TeleLogo"/>
      <w:sz w:val="104"/>
    </w:rPr>
  </w:style>
  <w:style w:type="paragraph" w:customStyle="1" w:styleId="Kopfzeile1">
    <w:name w:val="Kopfzeile1"/>
    <w:basedOn w:val="Kopfzeile"/>
    <w:next w:val="Kopfzeile"/>
    <w:rPr>
      <w:rFonts w:ascii="Tele-GroteskUlt" w:hAnsi="Tele-GroteskUlt" w:cs="Tele-GroteskUlt"/>
    </w:rPr>
  </w:style>
  <w:style w:type="paragraph" w:customStyle="1" w:styleId="KopfzeileZusatz">
    <w:name w:val="KopfzeileZusatz"/>
    <w:basedOn w:val="Standard"/>
  </w:style>
  <w:style w:type="paragraph" w:customStyle="1" w:styleId="KopfzeileZusatz1">
    <w:name w:val="KopfzeileZusatz1"/>
    <w:basedOn w:val="Standard"/>
    <w:next w:val="KopfzeileZusatz"/>
    <w:rPr>
      <w:rFonts w:ascii="Tele-GroteskUlt" w:hAnsi="Tele-GroteskUlt" w:cs="Tele-GroteskUlt"/>
    </w:rPr>
  </w:style>
  <w:style w:type="paragraph" w:customStyle="1" w:styleId="Tabelle">
    <w:name w:val="Tabelle"/>
    <w:basedOn w:val="Standard"/>
    <w:pPr>
      <w:keepNext/>
      <w:keepLines/>
      <w:spacing w:before="60" w:after="60"/>
      <w:jc w:val="left"/>
    </w:pPr>
    <w:rPr>
      <w:sz w:val="20"/>
    </w:rPr>
  </w:style>
  <w:style w:type="paragraph" w:customStyle="1" w:styleId="Titelgrafik">
    <w:name w:val="Titelgrafik"/>
    <w:basedOn w:val="Standard"/>
    <w:next w:val="Standard"/>
    <w:pPr>
      <w:shd w:val="clear" w:color="auto" w:fill="CCCCCC"/>
    </w:pPr>
    <w:rPr>
      <w:sz w:val="18"/>
    </w:rPr>
  </w:style>
  <w:style w:type="paragraph" w:customStyle="1" w:styleId="TitelGrafikZusatz">
    <w:name w:val="TitelGrafikZusatz"/>
    <w:basedOn w:val="Standard"/>
    <w:rPr>
      <w:rFonts w:ascii="Tele-GroteskUlt" w:hAnsi="Tele-GroteskUlt" w:cs="Tele-GroteskUlt"/>
    </w:rPr>
  </w:style>
  <w:style w:type="paragraph" w:customStyle="1" w:styleId="Hinweis">
    <w:name w:val="Hinweis"/>
    <w:basedOn w:val="Standard"/>
    <w:pPr>
      <w:widowControl w:val="0"/>
    </w:pPr>
    <w:rPr>
      <w:i/>
      <w:color w:val="0000FF"/>
    </w:rPr>
  </w:style>
  <w:style w:type="paragraph" w:customStyle="1" w:styleId="AbsatzReHA1">
    <w:name w:val="AbsatzReHA1"/>
    <w:basedOn w:val="Standard"/>
    <w:pPr>
      <w:tabs>
        <w:tab w:val="left" w:pos="284"/>
      </w:tabs>
      <w:spacing w:before="40" w:after="40"/>
    </w:pPr>
    <w:rPr>
      <w:rFonts w:ascii="Times New Roman" w:hAnsi="Times New Roman"/>
    </w:rPr>
  </w:style>
  <w:style w:type="paragraph" w:customStyle="1" w:styleId="AA">
    <w:name w:val="AA"/>
    <w:basedOn w:val="Textkrper"/>
    <w:pPr>
      <w:jc w:val="left"/>
    </w:pPr>
    <w:rPr>
      <w:rFonts w:cs="Arial"/>
      <w:sz w:val="20"/>
    </w:rPr>
  </w:style>
  <w:style w:type="paragraph" w:customStyle="1" w:styleId="Listennummer1">
    <w:name w:val="Listennummer1"/>
    <w:basedOn w:val="Standard"/>
    <w:pPr>
      <w:jc w:val="left"/>
    </w:pPr>
    <w:rPr>
      <w:rFonts w:ascii="Tele-Antiqua" w:hAnsi="Tele-Antiqua" w:cs="Tele-Antiqua"/>
    </w:rPr>
  </w:style>
  <w:style w:type="paragraph" w:customStyle="1" w:styleId="Abbildung">
    <w:name w:val="Abbildung"/>
    <w:basedOn w:val="Standard"/>
    <w:pPr>
      <w:spacing w:before="120"/>
      <w:jc w:val="center"/>
    </w:pPr>
    <w:rPr>
      <w:rFonts w:ascii="Times New Roman" w:hAnsi="Times New Roman"/>
      <w:i/>
      <w:sz w:val="18"/>
    </w:rPr>
  </w:style>
  <w:style w:type="paragraph" w:customStyle="1" w:styleId="Textkrper21">
    <w:name w:val="Textkörper 21"/>
    <w:basedOn w:val="Standard"/>
    <w:rPr>
      <w:color w:val="0000FF"/>
      <w:sz w:val="16"/>
    </w:rPr>
  </w:style>
  <w:style w:type="paragraph" w:customStyle="1" w:styleId="Name">
    <w:name w:val="Name"/>
    <w:basedOn w:val="Standard"/>
    <w:pPr>
      <w:spacing w:before="960"/>
    </w:pPr>
  </w:style>
  <w:style w:type="paragraph" w:customStyle="1" w:styleId="StandardAufzhlung">
    <w:name w:val="Standard Aufzählung"/>
    <w:basedOn w:val="Standard"/>
    <w:pPr>
      <w:tabs>
        <w:tab w:val="left" w:pos="360"/>
      </w:tabs>
      <w:spacing w:after="60"/>
      <w:ind w:left="360" w:hanging="360"/>
      <w:jc w:val="left"/>
    </w:pPr>
    <w:rPr>
      <w:rFonts w:cs="Arial"/>
      <w:sz w:val="22"/>
    </w:rPr>
  </w:style>
  <w:style w:type="paragraph" w:customStyle="1" w:styleId="Dokumentstruktur1">
    <w:name w:val="Dokumentstruktur1"/>
    <w:basedOn w:val="Standard"/>
    <w:pPr>
      <w:shd w:val="clear" w:color="auto" w:fill="000080"/>
      <w:jc w:val="left"/>
    </w:pPr>
    <w:rPr>
      <w:rFonts w:ascii="Tahoma" w:hAnsi="Tahoma" w:cs="Tahoma"/>
      <w:sz w:val="22"/>
    </w:rPr>
  </w:style>
  <w:style w:type="paragraph" w:styleId="Index2">
    <w:name w:val="index 2"/>
    <w:basedOn w:val="Standard"/>
    <w:next w:val="Standard"/>
    <w:pPr>
      <w:ind w:left="440" w:hanging="220"/>
      <w:jc w:val="left"/>
    </w:pPr>
    <w:rPr>
      <w:rFonts w:ascii="MetaPlusBook-Roman" w:hAnsi="MetaPlusBook-Roman" w:cs="MetaPlusBook-Roman"/>
      <w:sz w:val="22"/>
    </w:rPr>
  </w:style>
  <w:style w:type="paragraph" w:styleId="Index3">
    <w:name w:val="index 3"/>
    <w:basedOn w:val="Standard"/>
    <w:next w:val="Standard"/>
    <w:pPr>
      <w:ind w:left="660" w:hanging="220"/>
      <w:jc w:val="left"/>
    </w:pPr>
    <w:rPr>
      <w:rFonts w:ascii="MetaPlusBook-Roman" w:hAnsi="MetaPlusBook-Roman" w:cs="MetaPlusBook-Roman"/>
      <w:sz w:val="22"/>
    </w:rPr>
  </w:style>
  <w:style w:type="paragraph" w:customStyle="1" w:styleId="Index41">
    <w:name w:val="Index 41"/>
    <w:basedOn w:val="Standard"/>
    <w:next w:val="Standard"/>
    <w:pPr>
      <w:ind w:left="880" w:hanging="220"/>
      <w:jc w:val="left"/>
    </w:pPr>
    <w:rPr>
      <w:rFonts w:ascii="MetaPlusBook-Roman" w:hAnsi="MetaPlusBook-Roman" w:cs="MetaPlusBook-Roman"/>
      <w:sz w:val="22"/>
    </w:rPr>
  </w:style>
  <w:style w:type="paragraph" w:customStyle="1" w:styleId="Index51">
    <w:name w:val="Index 51"/>
    <w:basedOn w:val="Standard"/>
    <w:next w:val="Standard"/>
    <w:pPr>
      <w:ind w:left="1100" w:hanging="220"/>
      <w:jc w:val="left"/>
    </w:pPr>
    <w:rPr>
      <w:rFonts w:ascii="MetaPlusBook-Roman" w:hAnsi="MetaPlusBook-Roman" w:cs="MetaPlusBook-Roman"/>
      <w:sz w:val="22"/>
    </w:rPr>
  </w:style>
  <w:style w:type="paragraph" w:customStyle="1" w:styleId="Index61">
    <w:name w:val="Index 61"/>
    <w:basedOn w:val="Standard"/>
    <w:next w:val="Standard"/>
    <w:pPr>
      <w:ind w:left="1320" w:hanging="220"/>
      <w:jc w:val="left"/>
    </w:pPr>
    <w:rPr>
      <w:rFonts w:ascii="MetaPlusBook-Roman" w:hAnsi="MetaPlusBook-Roman" w:cs="MetaPlusBook-Roman"/>
      <w:sz w:val="22"/>
    </w:rPr>
  </w:style>
  <w:style w:type="paragraph" w:customStyle="1" w:styleId="Index71">
    <w:name w:val="Index 71"/>
    <w:basedOn w:val="Standard"/>
    <w:next w:val="Standard"/>
    <w:pPr>
      <w:ind w:left="1540" w:hanging="220"/>
      <w:jc w:val="left"/>
    </w:pPr>
    <w:rPr>
      <w:rFonts w:ascii="MetaPlusBook-Roman" w:hAnsi="MetaPlusBook-Roman" w:cs="MetaPlusBook-Roman"/>
      <w:sz w:val="22"/>
    </w:rPr>
  </w:style>
  <w:style w:type="paragraph" w:customStyle="1" w:styleId="Index81">
    <w:name w:val="Index 81"/>
    <w:basedOn w:val="Standard"/>
    <w:next w:val="Standard"/>
    <w:pPr>
      <w:ind w:left="1760" w:hanging="220"/>
      <w:jc w:val="left"/>
    </w:pPr>
    <w:rPr>
      <w:rFonts w:ascii="MetaPlusBook-Roman" w:hAnsi="MetaPlusBook-Roman" w:cs="MetaPlusBook-Roman"/>
      <w:sz w:val="22"/>
    </w:rPr>
  </w:style>
  <w:style w:type="paragraph" w:customStyle="1" w:styleId="Index91">
    <w:name w:val="Index 91"/>
    <w:basedOn w:val="Standard"/>
    <w:next w:val="Standard"/>
    <w:pPr>
      <w:ind w:left="1980" w:hanging="220"/>
      <w:jc w:val="left"/>
    </w:pPr>
    <w:rPr>
      <w:rFonts w:ascii="MetaPlusBook-Roman" w:hAnsi="MetaPlusBook-Roman" w:cs="MetaPlusBook-Roman"/>
      <w:sz w:val="22"/>
    </w:rPr>
  </w:style>
  <w:style w:type="paragraph" w:customStyle="1" w:styleId="TabRef">
    <w:name w:val="TabRef"/>
    <w:basedOn w:val="Standard"/>
    <w:pPr>
      <w:spacing w:line="240" w:lineRule="exact"/>
      <w:jc w:val="right"/>
    </w:pPr>
    <w:rPr>
      <w:rFonts w:ascii="Tele-GroteskHal" w:hAnsi="Tele-GroteskHal" w:cs="Tele-GroteskHal"/>
      <w:sz w:val="18"/>
    </w:rPr>
  </w:style>
  <w:style w:type="paragraph" w:customStyle="1" w:styleId="Unterzeichner">
    <w:name w:val="Unterzeichner"/>
    <w:basedOn w:val="Textkrper"/>
    <w:next w:val="Standard"/>
    <w:pPr>
      <w:spacing w:before="480" w:after="480" w:line="240" w:lineRule="atLeast"/>
      <w:jc w:val="left"/>
    </w:pPr>
    <w:rPr>
      <w:rFonts w:ascii="Courier New" w:hAnsi="Courier New" w:cs="Courier New"/>
    </w:rPr>
  </w:style>
  <w:style w:type="paragraph" w:customStyle="1" w:styleId="Textkrper211">
    <w:name w:val="Textkörper 211"/>
    <w:basedOn w:val="Standard"/>
    <w:rPr>
      <w:color w:val="0000FF"/>
      <w:sz w:val="16"/>
    </w:rPr>
  </w:style>
  <w:style w:type="paragraph" w:customStyle="1" w:styleId="Textkrper31">
    <w:name w:val="Textkörper 31"/>
    <w:basedOn w:val="Standard"/>
    <w:rPr>
      <w:sz w:val="16"/>
    </w:rPr>
  </w:style>
  <w:style w:type="paragraph" w:customStyle="1" w:styleId="NurText1">
    <w:name w:val="Nur Text1"/>
    <w:basedOn w:val="Standard"/>
    <w:pPr>
      <w:jc w:val="left"/>
    </w:pPr>
    <w:rPr>
      <w:rFonts w:ascii="Courier New" w:hAnsi="Courier New" w:cs="Courier New"/>
      <w:sz w:val="20"/>
      <w:lang w:val="de-AT"/>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RGV-berschrift">
    <w:name w:val="toa heading"/>
    <w:basedOn w:val="berschrift"/>
    <w:pPr>
      <w:suppressLineNumbers/>
    </w:pPr>
    <w:rPr>
      <w:b/>
      <w:bCs/>
      <w:sz w:val="32"/>
      <w:szCs w:val="32"/>
    </w:rPr>
  </w:style>
  <w:style w:type="paragraph" w:customStyle="1" w:styleId="Textkrper210">
    <w:name w:val="Textkörper 210"/>
    <w:basedOn w:val="Standard"/>
    <w:rsid w:val="0019515C"/>
    <w:rPr>
      <w:color w:val="0000FF"/>
      <w:sz w:val="16"/>
    </w:rPr>
  </w:style>
  <w:style w:type="paragraph" w:customStyle="1" w:styleId="Textkrper2100">
    <w:name w:val="Textkörper 2100"/>
    <w:basedOn w:val="Standard"/>
    <w:rsid w:val="00EC13E2"/>
    <w:rPr>
      <w:color w:val="0000FF"/>
      <w:sz w:val="16"/>
    </w:rPr>
  </w:style>
  <w:style w:type="paragraph" w:customStyle="1" w:styleId="Textkrper21000">
    <w:name w:val="Textkörper 21000"/>
    <w:basedOn w:val="Standard"/>
    <w:rsid w:val="00E4404B"/>
    <w:rPr>
      <w:color w:val="0000FF"/>
      <w:sz w:val="16"/>
    </w:rPr>
  </w:style>
  <w:style w:type="paragraph" w:customStyle="1" w:styleId="Textkrper210000">
    <w:name w:val="Textkörper 210000"/>
    <w:basedOn w:val="Standard"/>
    <w:rsid w:val="00A3231C"/>
    <w:rPr>
      <w:color w:val="0000FF"/>
      <w:sz w:val="16"/>
    </w:rPr>
  </w:style>
  <w:style w:type="paragraph" w:styleId="Sprechblasentext">
    <w:name w:val="Balloon Text"/>
    <w:basedOn w:val="Standard"/>
    <w:link w:val="SprechblasentextZchn"/>
    <w:uiPriority w:val="99"/>
    <w:semiHidden/>
    <w:unhideWhenUsed/>
    <w:rsid w:val="00035822"/>
    <w:rPr>
      <w:rFonts w:ascii="Segoe UI" w:hAnsi="Segoe UI" w:cs="Segoe UI"/>
      <w:sz w:val="18"/>
      <w:szCs w:val="18"/>
    </w:rPr>
  </w:style>
  <w:style w:type="character" w:customStyle="1" w:styleId="SprechblasentextZchn">
    <w:name w:val="Sprechblasentext Zchn"/>
    <w:link w:val="Sprechblasentext"/>
    <w:uiPriority w:val="99"/>
    <w:semiHidden/>
    <w:rsid w:val="000358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E4D2F-670C-4F03-A6C7-60FBBE82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824</Words>
  <Characters>5198</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Standard Projekthandbuch</vt:lpstr>
    </vt:vector>
  </TitlesOfParts>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Projekthandbuch</dc:title>
  <dc:subject/>
  <dc:creator>PMA-Zertifizierungsstelle</dc:creator>
  <cp:keywords/>
  <dc:description/>
  <cp:lastModifiedBy>Hakan Emik</cp:lastModifiedBy>
  <cp:revision>2</cp:revision>
  <cp:lastPrinted>2005-01-18T14:22:00Z</cp:lastPrinted>
  <dcterms:created xsi:type="dcterms:W3CDTF">2017-07-18T21:01:00Z</dcterms:created>
  <dcterms:modified xsi:type="dcterms:W3CDTF">2017-07-18T21:01:00Z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b datum">
    <vt:lpwstr>01.01.03</vt:lpwstr>
  </property>
  <property fmtid="{D5CDD505-2E9C-101B-9397-08002B2CF9AE}" pid="3" name="phb version">
    <vt:lpwstr>0.1</vt:lpwstr>
  </property>
  <property fmtid="{D5CDD505-2E9C-101B-9397-08002B2CF9AE}" pid="4" name="projektleiter">
    <vt:lpwstr>Vorname Nachname</vt:lpwstr>
  </property>
  <property fmtid="{D5CDD505-2E9C-101B-9397-08002B2CF9AE}" pid="5" name="projektname">
    <vt:lpwstr>standard projekthandbuch</vt:lpwstr>
  </property>
  <property fmtid="{D5CDD505-2E9C-101B-9397-08002B2CF9AE}" pid="6" name="projektnummer">
    <vt:lpwstr>001</vt:lpwstr>
  </property>
</Properties>
</file>